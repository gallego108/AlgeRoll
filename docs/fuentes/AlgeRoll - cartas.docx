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9A353" w14:textId="31744E34" w:rsidR="00621587" w:rsidRPr="00B86F05" w:rsidRDefault="00B86F05">
      <w:pPr>
        <w:rPr>
          <w:sz w:val="60"/>
          <w:szCs w:val="60"/>
        </w:rPr>
      </w:pPr>
      <w:r w:rsidRPr="00B86F05">
        <w:rPr>
          <w:sz w:val="60"/>
          <w:szCs w:val="60"/>
        </w:rPr>
        <w:t>Cartas de ayuda</w:t>
      </w:r>
      <w:r>
        <w:rPr>
          <w:sz w:val="60"/>
          <w:szCs w:val="60"/>
        </w:rPr>
        <w:t xml:space="preserve"> (40)</w:t>
      </w:r>
    </w:p>
    <w:tbl>
      <w:tblPr>
        <w:tblStyle w:val="Tablaconcuadrcula"/>
        <w:tblW w:w="9246" w:type="dxa"/>
        <w:tblLook w:val="04A0" w:firstRow="1" w:lastRow="0" w:firstColumn="1" w:lastColumn="0" w:noHBand="0" w:noVBand="1"/>
      </w:tblPr>
      <w:tblGrid>
        <w:gridCol w:w="2128"/>
        <w:gridCol w:w="2127"/>
        <w:gridCol w:w="2872"/>
        <w:gridCol w:w="2119"/>
      </w:tblGrid>
      <w:tr w:rsidR="00621587" w:rsidRPr="00957950" w14:paraId="538ECC24" w14:textId="77777777" w:rsidTr="00957950">
        <w:trPr>
          <w:trHeight w:val="2124"/>
        </w:trPr>
        <w:tc>
          <w:tcPr>
            <w:tcW w:w="2311" w:type="dxa"/>
            <w:vAlign w:val="center"/>
          </w:tcPr>
          <w:p w14:paraId="2E80DCB8" w14:textId="1D79F178" w:rsidR="00621587" w:rsidRPr="00957950" w:rsidRDefault="00621587" w:rsidP="00957950">
            <w:pPr>
              <w:jc w:val="center"/>
              <w:rPr>
                <w:sz w:val="32"/>
                <w:szCs w:val="32"/>
              </w:rPr>
            </w:pPr>
            <w:r w:rsidRPr="00957950">
              <w:rPr>
                <w:sz w:val="32"/>
                <w:szCs w:val="32"/>
              </w:rPr>
              <w:t xml:space="preserve">Multiplica un término por </w:t>
            </w:r>
            <w:r w:rsidR="006E3EE9">
              <w:rPr>
                <w:sz w:val="32"/>
                <w:szCs w:val="32"/>
              </w:rPr>
              <w:t>3</w:t>
            </w:r>
          </w:p>
        </w:tc>
        <w:tc>
          <w:tcPr>
            <w:tcW w:w="2311" w:type="dxa"/>
            <w:vAlign w:val="center"/>
          </w:tcPr>
          <w:p w14:paraId="20A04BCC" w14:textId="321DE8BE" w:rsidR="00621587" w:rsidRPr="00957950" w:rsidRDefault="007C5400" w:rsidP="00957950">
            <w:pPr>
              <w:jc w:val="center"/>
              <w:rPr>
                <w:sz w:val="32"/>
                <w:szCs w:val="32"/>
              </w:rPr>
            </w:pPr>
            <w:r w:rsidRPr="00957950">
              <w:rPr>
                <w:sz w:val="32"/>
                <w:szCs w:val="32"/>
              </w:rPr>
              <w:t xml:space="preserve">Multiplica un término por </w:t>
            </w:r>
            <w:r>
              <w:rPr>
                <w:sz w:val="32"/>
                <w:szCs w:val="32"/>
              </w:rPr>
              <w:t>3</w:t>
            </w:r>
          </w:p>
        </w:tc>
        <w:tc>
          <w:tcPr>
            <w:tcW w:w="2312" w:type="dxa"/>
            <w:vAlign w:val="center"/>
          </w:tcPr>
          <w:p w14:paraId="248B2186" w14:textId="77777777" w:rsidR="007C5400" w:rsidRDefault="007C5400" w:rsidP="007C5400">
            <w:pPr>
              <w:jc w:val="center"/>
              <w:rPr>
                <w:sz w:val="32"/>
                <w:szCs w:val="32"/>
              </w:rPr>
            </w:pPr>
            <w:commentRangeStart w:id="0"/>
            <w:commentRangeStart w:id="1"/>
            <w:r>
              <w:rPr>
                <w:sz w:val="32"/>
                <w:szCs w:val="32"/>
              </w:rPr>
              <w:t>Añade un término que sí tengas</w:t>
            </w:r>
            <w:commentRangeEnd w:id="0"/>
            <w:r w:rsidR="004A3DCE">
              <w:rPr>
                <w:rStyle w:val="Refdecomentario"/>
                <w:sz w:val="32"/>
                <w:szCs w:val="32"/>
              </w:rPr>
              <w:commentReference w:id="0"/>
            </w:r>
            <w:commentRangeEnd w:id="1"/>
            <w:r w:rsidR="006E659A">
              <w:rPr>
                <w:rStyle w:val="Refdecomentario"/>
                <w:sz w:val="32"/>
                <w:szCs w:val="32"/>
              </w:rPr>
              <w:commentReference w:id="1"/>
            </w:r>
          </w:p>
          <w:p w14:paraId="4088997E" w14:textId="0891E8AD" w:rsidR="00621587" w:rsidRPr="00957950" w:rsidRDefault="007C5400" w:rsidP="007C5400">
            <w:pPr>
              <w:jc w:val="center"/>
              <w:rPr>
                <w:sz w:val="32"/>
                <w:szCs w:val="32"/>
              </w:rPr>
            </w:pPr>
            <w:r w:rsidRPr="006E3EE9">
              <w:rPr>
                <w:sz w:val="24"/>
                <w:szCs w:val="24"/>
              </w:rPr>
              <w:t>(Debe ser exactamente igual)</w:t>
            </w:r>
          </w:p>
        </w:tc>
        <w:tc>
          <w:tcPr>
            <w:tcW w:w="2312" w:type="dxa"/>
            <w:vAlign w:val="center"/>
          </w:tcPr>
          <w:p w14:paraId="6097E3E7" w14:textId="77777777" w:rsidR="007C5400" w:rsidRDefault="007C5400" w:rsidP="007C540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Añade un término que sí tengas</w:t>
            </w:r>
          </w:p>
          <w:p w14:paraId="53753C15" w14:textId="3E0EF174" w:rsidR="006E3EE9" w:rsidRPr="006E3EE9" w:rsidRDefault="007C5400" w:rsidP="007C5400">
            <w:pPr>
              <w:jc w:val="center"/>
              <w:rPr>
                <w:sz w:val="24"/>
                <w:szCs w:val="24"/>
              </w:rPr>
            </w:pPr>
            <w:r w:rsidRPr="006E3EE9">
              <w:rPr>
                <w:sz w:val="24"/>
                <w:szCs w:val="24"/>
              </w:rPr>
              <w:t>(Debe ser exactamente igual)</w:t>
            </w:r>
          </w:p>
        </w:tc>
      </w:tr>
      <w:tr w:rsidR="00621587" w:rsidRPr="00957950" w14:paraId="6522CD41" w14:textId="77777777" w:rsidTr="00957950">
        <w:trPr>
          <w:trHeight w:val="2006"/>
        </w:trPr>
        <w:tc>
          <w:tcPr>
            <w:tcW w:w="2311" w:type="dxa"/>
            <w:vAlign w:val="center"/>
          </w:tcPr>
          <w:p w14:paraId="283A6B1A" w14:textId="0E02B92F" w:rsidR="00621587" w:rsidRPr="00957950" w:rsidRDefault="00621587" w:rsidP="00957950">
            <w:pPr>
              <w:jc w:val="center"/>
              <w:rPr>
                <w:sz w:val="32"/>
                <w:szCs w:val="32"/>
              </w:rPr>
            </w:pPr>
            <w:r w:rsidRPr="00957950">
              <w:rPr>
                <w:sz w:val="32"/>
                <w:szCs w:val="32"/>
              </w:rPr>
              <w:t>Cambia un dado por su cara opuesta</w:t>
            </w:r>
          </w:p>
        </w:tc>
        <w:tc>
          <w:tcPr>
            <w:tcW w:w="2311" w:type="dxa"/>
            <w:vAlign w:val="center"/>
          </w:tcPr>
          <w:p w14:paraId="642B9F1B" w14:textId="0E0BF28E" w:rsidR="00621587" w:rsidRPr="00957950" w:rsidRDefault="007C5400" w:rsidP="00957950">
            <w:pPr>
              <w:jc w:val="center"/>
              <w:rPr>
                <w:sz w:val="32"/>
                <w:szCs w:val="32"/>
              </w:rPr>
            </w:pPr>
            <w:r w:rsidRPr="00957950">
              <w:rPr>
                <w:sz w:val="32"/>
                <w:szCs w:val="32"/>
              </w:rPr>
              <w:t>Cambia un dado por su cara opuesta</w:t>
            </w:r>
          </w:p>
        </w:tc>
        <w:tc>
          <w:tcPr>
            <w:tcW w:w="2312" w:type="dxa"/>
            <w:vAlign w:val="center"/>
          </w:tcPr>
          <w:p w14:paraId="1FC754A9" w14:textId="77777777" w:rsidR="007C5400" w:rsidRDefault="007C5400" w:rsidP="007C5400">
            <w:pPr>
              <w:jc w:val="center"/>
              <w:rPr>
                <w:sz w:val="32"/>
                <w:szCs w:val="32"/>
              </w:rPr>
            </w:pPr>
            <w:r w:rsidRPr="00957950">
              <w:rPr>
                <w:sz w:val="32"/>
                <w:szCs w:val="32"/>
              </w:rPr>
              <w:t>Añade un término que no tengas</w:t>
            </w:r>
          </w:p>
          <w:p w14:paraId="7883C6C4" w14:textId="3D07A432" w:rsidR="00621587" w:rsidRPr="00957950" w:rsidRDefault="007C5400" w:rsidP="007C5400">
            <w:pPr>
              <w:jc w:val="center"/>
              <w:rPr>
                <w:sz w:val="32"/>
                <w:szCs w:val="32"/>
              </w:rPr>
            </w:pPr>
            <w:r w:rsidRPr="006E3EE9">
              <w:rPr>
                <w:sz w:val="24"/>
                <w:szCs w:val="24"/>
              </w:rPr>
              <w:t>(ej. 4x²)</w:t>
            </w:r>
          </w:p>
        </w:tc>
        <w:tc>
          <w:tcPr>
            <w:tcW w:w="2312" w:type="dxa"/>
            <w:vAlign w:val="center"/>
          </w:tcPr>
          <w:p w14:paraId="2414E32E" w14:textId="77777777" w:rsidR="00621587" w:rsidRDefault="00621587" w:rsidP="00957950">
            <w:pPr>
              <w:jc w:val="center"/>
              <w:rPr>
                <w:sz w:val="32"/>
                <w:szCs w:val="32"/>
              </w:rPr>
            </w:pPr>
            <w:r w:rsidRPr="00957950">
              <w:rPr>
                <w:sz w:val="32"/>
                <w:szCs w:val="32"/>
              </w:rPr>
              <w:t>Añade un término que no tengas</w:t>
            </w:r>
          </w:p>
          <w:p w14:paraId="726D45FC" w14:textId="1EB68EC7" w:rsidR="006E3EE9" w:rsidRPr="006E3EE9" w:rsidRDefault="006E3EE9" w:rsidP="00957950">
            <w:pPr>
              <w:jc w:val="center"/>
              <w:rPr>
                <w:sz w:val="24"/>
                <w:szCs w:val="24"/>
              </w:rPr>
            </w:pPr>
            <w:r w:rsidRPr="006E3EE9">
              <w:rPr>
                <w:sz w:val="24"/>
                <w:szCs w:val="24"/>
              </w:rPr>
              <w:t>(ej. 4x²)</w:t>
            </w:r>
          </w:p>
        </w:tc>
      </w:tr>
      <w:tr w:rsidR="00621587" w:rsidRPr="00957950" w14:paraId="2F7917C7" w14:textId="77777777" w:rsidTr="00957950">
        <w:trPr>
          <w:trHeight w:val="2124"/>
        </w:trPr>
        <w:tc>
          <w:tcPr>
            <w:tcW w:w="2311" w:type="dxa"/>
            <w:vAlign w:val="center"/>
          </w:tcPr>
          <w:p w14:paraId="0329286F" w14:textId="6835286F" w:rsidR="00DE4D80" w:rsidRPr="00957950" w:rsidRDefault="006E3EE9" w:rsidP="00DE4D8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Añade </w:t>
            </w:r>
            <w:r w:rsidR="007C5400">
              <w:rPr>
                <w:sz w:val="32"/>
                <w:szCs w:val="32"/>
              </w:rPr>
              <w:t>las X que quieras</w:t>
            </w:r>
          </w:p>
        </w:tc>
        <w:tc>
          <w:tcPr>
            <w:tcW w:w="2311" w:type="dxa"/>
            <w:vAlign w:val="center"/>
          </w:tcPr>
          <w:p w14:paraId="5D00DA6D" w14:textId="11765971" w:rsidR="007C5400" w:rsidRPr="00957950" w:rsidRDefault="007C5400" w:rsidP="007C540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Añade las X que quieras</w:t>
            </w:r>
          </w:p>
        </w:tc>
        <w:tc>
          <w:tcPr>
            <w:tcW w:w="2312" w:type="dxa"/>
            <w:vAlign w:val="center"/>
          </w:tcPr>
          <w:p w14:paraId="04C878F8" w14:textId="70AB4390" w:rsidR="00621587" w:rsidRPr="00957950" w:rsidRDefault="00957950" w:rsidP="00957950">
            <w:pPr>
              <w:jc w:val="center"/>
              <w:rPr>
                <w:sz w:val="32"/>
                <w:szCs w:val="32"/>
              </w:rPr>
            </w:pPr>
            <w:r w:rsidRPr="00957950">
              <w:rPr>
                <w:sz w:val="32"/>
                <w:szCs w:val="32"/>
              </w:rPr>
              <w:t>Convierte un término en 1</w:t>
            </w:r>
          </w:p>
        </w:tc>
        <w:tc>
          <w:tcPr>
            <w:tcW w:w="2312" w:type="dxa"/>
            <w:vAlign w:val="center"/>
          </w:tcPr>
          <w:p w14:paraId="19D585C2" w14:textId="4FE1FC7B" w:rsidR="00621587" w:rsidRPr="00957950" w:rsidRDefault="00DE4D80" w:rsidP="00957950">
            <w:pPr>
              <w:jc w:val="center"/>
              <w:rPr>
                <w:sz w:val="32"/>
                <w:szCs w:val="32"/>
              </w:rPr>
            </w:pPr>
            <w:r w:rsidRPr="00957950">
              <w:rPr>
                <w:sz w:val="32"/>
                <w:szCs w:val="32"/>
              </w:rPr>
              <w:t>Convierte un término en 1</w:t>
            </w:r>
          </w:p>
        </w:tc>
      </w:tr>
      <w:tr w:rsidR="00621587" w:rsidRPr="00957950" w14:paraId="678E44DD" w14:textId="77777777" w:rsidTr="00957950">
        <w:trPr>
          <w:trHeight w:val="2006"/>
        </w:trPr>
        <w:tc>
          <w:tcPr>
            <w:tcW w:w="2311" w:type="dxa"/>
            <w:vAlign w:val="center"/>
          </w:tcPr>
          <w:p w14:paraId="5391FEE4" w14:textId="53C6449F" w:rsidR="00621587" w:rsidRPr="00957950" w:rsidRDefault="00DE4D80" w:rsidP="0095795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Añade las Y que quieras</w:t>
            </w:r>
          </w:p>
        </w:tc>
        <w:tc>
          <w:tcPr>
            <w:tcW w:w="2311" w:type="dxa"/>
            <w:vAlign w:val="center"/>
          </w:tcPr>
          <w:p w14:paraId="22EC4340" w14:textId="7BF8220C" w:rsidR="00621587" w:rsidRPr="00957950" w:rsidRDefault="007C5400" w:rsidP="0095795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Añade las Y que quieras</w:t>
            </w:r>
          </w:p>
        </w:tc>
        <w:tc>
          <w:tcPr>
            <w:tcW w:w="2312" w:type="dxa"/>
            <w:vAlign w:val="center"/>
          </w:tcPr>
          <w:p w14:paraId="5CDCC098" w14:textId="7769918E" w:rsidR="00621587" w:rsidRPr="00957950" w:rsidRDefault="007C5400" w:rsidP="00957950">
            <w:pPr>
              <w:jc w:val="center"/>
              <w:rPr>
                <w:sz w:val="32"/>
                <w:szCs w:val="32"/>
              </w:rPr>
            </w:pPr>
            <w:r w:rsidRPr="00957950">
              <w:rPr>
                <w:sz w:val="32"/>
                <w:szCs w:val="32"/>
              </w:rPr>
              <w:t xml:space="preserve">Cambia </w:t>
            </w:r>
            <w:r>
              <w:rPr>
                <w:sz w:val="32"/>
                <w:szCs w:val="32"/>
              </w:rPr>
              <w:t>una Y por una X</w:t>
            </w:r>
          </w:p>
        </w:tc>
        <w:tc>
          <w:tcPr>
            <w:tcW w:w="2312" w:type="dxa"/>
            <w:vAlign w:val="center"/>
          </w:tcPr>
          <w:p w14:paraId="1BD578F6" w14:textId="0E5EC017" w:rsidR="00621587" w:rsidRPr="00957950" w:rsidRDefault="00DE4D80" w:rsidP="00957950">
            <w:pPr>
              <w:jc w:val="center"/>
              <w:rPr>
                <w:sz w:val="32"/>
                <w:szCs w:val="32"/>
              </w:rPr>
            </w:pPr>
            <w:r w:rsidRPr="00957950">
              <w:rPr>
                <w:sz w:val="32"/>
                <w:szCs w:val="32"/>
              </w:rPr>
              <w:t xml:space="preserve">Cambia </w:t>
            </w:r>
            <w:r>
              <w:rPr>
                <w:sz w:val="32"/>
                <w:szCs w:val="32"/>
              </w:rPr>
              <w:t>una Y por una X</w:t>
            </w:r>
          </w:p>
        </w:tc>
      </w:tr>
      <w:tr w:rsidR="00957950" w:rsidRPr="00957950" w14:paraId="75442914" w14:textId="77777777" w:rsidTr="007C5400">
        <w:trPr>
          <w:trHeight w:val="2006"/>
        </w:trPr>
        <w:tc>
          <w:tcPr>
            <w:tcW w:w="2311" w:type="dxa"/>
            <w:shd w:val="clear" w:color="auto" w:fill="E7E6E6" w:themeFill="background2"/>
            <w:vAlign w:val="center"/>
          </w:tcPr>
          <w:p w14:paraId="2260E6DD" w14:textId="4D24066F" w:rsidR="00957950" w:rsidRPr="00957950" w:rsidRDefault="007C5400" w:rsidP="00957950">
            <w:pPr>
              <w:jc w:val="center"/>
              <w:rPr>
                <w:sz w:val="32"/>
                <w:szCs w:val="32"/>
              </w:rPr>
            </w:pPr>
            <w:r w:rsidRPr="00957950">
              <w:rPr>
                <w:sz w:val="32"/>
                <w:szCs w:val="32"/>
              </w:rPr>
              <w:t>Vuelve a tirar hasta 3 dados</w:t>
            </w:r>
          </w:p>
        </w:tc>
        <w:tc>
          <w:tcPr>
            <w:tcW w:w="2311" w:type="dxa"/>
            <w:shd w:val="clear" w:color="auto" w:fill="E7E6E6" w:themeFill="background2"/>
            <w:vAlign w:val="center"/>
          </w:tcPr>
          <w:p w14:paraId="7A856E12" w14:textId="7A17A930" w:rsidR="00957950" w:rsidRPr="00957950" w:rsidRDefault="007C5400" w:rsidP="00957950">
            <w:pPr>
              <w:jc w:val="center"/>
              <w:rPr>
                <w:sz w:val="32"/>
                <w:szCs w:val="32"/>
              </w:rPr>
            </w:pPr>
            <w:r w:rsidRPr="00957950">
              <w:rPr>
                <w:sz w:val="32"/>
                <w:szCs w:val="32"/>
              </w:rPr>
              <w:t>Vuelve a tirar hasta 3 dados</w:t>
            </w:r>
          </w:p>
        </w:tc>
        <w:tc>
          <w:tcPr>
            <w:tcW w:w="2312" w:type="dxa"/>
            <w:shd w:val="clear" w:color="auto" w:fill="E7E6E6" w:themeFill="background2"/>
            <w:vAlign w:val="center"/>
          </w:tcPr>
          <w:p w14:paraId="6BDC94CF" w14:textId="78C2809C" w:rsidR="00957950" w:rsidRPr="00957950" w:rsidRDefault="007C5400" w:rsidP="00957950">
            <w:pPr>
              <w:jc w:val="center"/>
              <w:rPr>
                <w:sz w:val="32"/>
                <w:szCs w:val="32"/>
              </w:rPr>
            </w:pPr>
            <w:r w:rsidRPr="00957950">
              <w:rPr>
                <w:sz w:val="32"/>
                <w:szCs w:val="32"/>
              </w:rPr>
              <w:t>Vuelve a tirar hasta 3 dados</w:t>
            </w:r>
          </w:p>
        </w:tc>
        <w:tc>
          <w:tcPr>
            <w:tcW w:w="2312" w:type="dxa"/>
            <w:vAlign w:val="center"/>
          </w:tcPr>
          <w:p w14:paraId="0845B52D" w14:textId="0ECE0AAD" w:rsidR="00957950" w:rsidRPr="00957950" w:rsidRDefault="007C5400" w:rsidP="00957950">
            <w:pPr>
              <w:jc w:val="center"/>
              <w:rPr>
                <w:sz w:val="32"/>
                <w:szCs w:val="32"/>
              </w:rPr>
            </w:pPr>
            <w:r w:rsidRPr="00957950">
              <w:rPr>
                <w:sz w:val="32"/>
                <w:szCs w:val="32"/>
              </w:rPr>
              <w:t xml:space="preserve">Vuelve a tirar </w:t>
            </w:r>
            <w:r>
              <w:rPr>
                <w:sz w:val="32"/>
                <w:szCs w:val="32"/>
              </w:rPr>
              <w:t>los dados que quieras</w:t>
            </w:r>
          </w:p>
        </w:tc>
      </w:tr>
      <w:tr w:rsidR="00621587" w:rsidRPr="00957950" w14:paraId="022C23FC" w14:textId="77777777" w:rsidTr="007C5400">
        <w:trPr>
          <w:trHeight w:val="2124"/>
        </w:trPr>
        <w:tc>
          <w:tcPr>
            <w:tcW w:w="2311" w:type="dxa"/>
            <w:shd w:val="clear" w:color="auto" w:fill="FFF2CC" w:themeFill="accent4" w:themeFillTint="33"/>
            <w:vAlign w:val="center"/>
          </w:tcPr>
          <w:p w14:paraId="57F4C7C6" w14:textId="357B7AF4" w:rsidR="00621587" w:rsidRPr="00957950" w:rsidRDefault="007C5400" w:rsidP="00957950">
            <w:pPr>
              <w:jc w:val="center"/>
              <w:rPr>
                <w:sz w:val="32"/>
                <w:szCs w:val="32"/>
              </w:rPr>
            </w:pPr>
            <w:r w:rsidRPr="00957950">
              <w:rPr>
                <w:sz w:val="32"/>
                <w:szCs w:val="32"/>
              </w:rPr>
              <w:t>Vuelve a tirar hasta 2 dados</w:t>
            </w:r>
          </w:p>
        </w:tc>
        <w:tc>
          <w:tcPr>
            <w:tcW w:w="2311" w:type="dxa"/>
            <w:shd w:val="clear" w:color="auto" w:fill="FFF2CC" w:themeFill="accent4" w:themeFillTint="33"/>
            <w:vAlign w:val="center"/>
          </w:tcPr>
          <w:p w14:paraId="64A0C993" w14:textId="4CFF0DAF" w:rsidR="00621587" w:rsidRPr="00957950" w:rsidRDefault="007C5400" w:rsidP="00957950">
            <w:pPr>
              <w:jc w:val="center"/>
              <w:rPr>
                <w:sz w:val="32"/>
                <w:szCs w:val="32"/>
              </w:rPr>
            </w:pPr>
            <w:r w:rsidRPr="00957950">
              <w:rPr>
                <w:sz w:val="32"/>
                <w:szCs w:val="32"/>
              </w:rPr>
              <w:t>Vuelve a tirar hasta 2 dados</w:t>
            </w:r>
          </w:p>
        </w:tc>
        <w:tc>
          <w:tcPr>
            <w:tcW w:w="2312" w:type="dxa"/>
            <w:shd w:val="clear" w:color="auto" w:fill="FFF2CC" w:themeFill="accent4" w:themeFillTint="33"/>
            <w:vAlign w:val="center"/>
          </w:tcPr>
          <w:p w14:paraId="0761F3A8" w14:textId="1EE4D063" w:rsidR="00621587" w:rsidRPr="00957950" w:rsidRDefault="007C5400" w:rsidP="00957950">
            <w:pPr>
              <w:jc w:val="center"/>
              <w:rPr>
                <w:sz w:val="32"/>
                <w:szCs w:val="32"/>
              </w:rPr>
            </w:pPr>
            <w:r w:rsidRPr="00957950">
              <w:rPr>
                <w:sz w:val="32"/>
                <w:szCs w:val="32"/>
              </w:rPr>
              <w:t>Vuelve a tirar hasta 2 dados</w:t>
            </w:r>
          </w:p>
        </w:tc>
        <w:tc>
          <w:tcPr>
            <w:tcW w:w="2312" w:type="dxa"/>
            <w:shd w:val="clear" w:color="auto" w:fill="FFF2CC" w:themeFill="accent4" w:themeFillTint="33"/>
            <w:vAlign w:val="center"/>
          </w:tcPr>
          <w:p w14:paraId="53CD330C" w14:textId="4B1B38D6" w:rsidR="00621587" w:rsidRPr="00957950" w:rsidRDefault="007C5400" w:rsidP="00957950">
            <w:pPr>
              <w:jc w:val="center"/>
              <w:rPr>
                <w:sz w:val="32"/>
                <w:szCs w:val="32"/>
              </w:rPr>
            </w:pPr>
            <w:r w:rsidRPr="00957950">
              <w:rPr>
                <w:sz w:val="32"/>
                <w:szCs w:val="32"/>
              </w:rPr>
              <w:t>Vuelve a tirar hasta 2 dados</w:t>
            </w:r>
          </w:p>
        </w:tc>
      </w:tr>
      <w:tr w:rsidR="00957950" w:rsidRPr="00957950" w14:paraId="014B97E7" w14:textId="77777777" w:rsidTr="007C5400">
        <w:trPr>
          <w:trHeight w:val="2124"/>
        </w:trPr>
        <w:tc>
          <w:tcPr>
            <w:tcW w:w="2311" w:type="dxa"/>
            <w:vAlign w:val="center"/>
          </w:tcPr>
          <w:p w14:paraId="5D4DFC81" w14:textId="7B1AD9C7" w:rsidR="00957950" w:rsidRPr="00957950" w:rsidRDefault="007C5400" w:rsidP="00957950">
            <w:pPr>
              <w:jc w:val="center"/>
              <w:rPr>
                <w:sz w:val="32"/>
                <w:szCs w:val="32"/>
              </w:rPr>
            </w:pPr>
            <w:r w:rsidRPr="00957950">
              <w:rPr>
                <w:sz w:val="32"/>
                <w:szCs w:val="32"/>
              </w:rPr>
              <w:lastRenderedPageBreak/>
              <w:t>Suma 2 a tu expresión</w:t>
            </w:r>
          </w:p>
        </w:tc>
        <w:tc>
          <w:tcPr>
            <w:tcW w:w="2311" w:type="dxa"/>
            <w:vAlign w:val="center"/>
          </w:tcPr>
          <w:p w14:paraId="13DCDAC6" w14:textId="386A54A5" w:rsidR="00957950" w:rsidRPr="00957950" w:rsidRDefault="007C5400" w:rsidP="00957950">
            <w:pPr>
              <w:jc w:val="center"/>
              <w:rPr>
                <w:sz w:val="32"/>
                <w:szCs w:val="32"/>
              </w:rPr>
            </w:pPr>
            <w:r w:rsidRPr="00957950">
              <w:rPr>
                <w:sz w:val="32"/>
                <w:szCs w:val="32"/>
              </w:rPr>
              <w:t>Suma 2 a tu expresión</w:t>
            </w:r>
          </w:p>
        </w:tc>
        <w:tc>
          <w:tcPr>
            <w:tcW w:w="2312" w:type="dxa"/>
            <w:vAlign w:val="center"/>
          </w:tcPr>
          <w:p w14:paraId="1AC1A5B7" w14:textId="7018C279" w:rsidR="00957950" w:rsidRPr="00957950" w:rsidRDefault="007C5400" w:rsidP="00957950">
            <w:pPr>
              <w:jc w:val="center"/>
              <w:rPr>
                <w:sz w:val="32"/>
                <w:szCs w:val="32"/>
              </w:rPr>
            </w:pPr>
            <w:r w:rsidRPr="00957950">
              <w:rPr>
                <w:sz w:val="32"/>
                <w:szCs w:val="32"/>
              </w:rPr>
              <w:t xml:space="preserve">Cambia </w:t>
            </w:r>
            <w:r>
              <w:rPr>
                <w:sz w:val="32"/>
                <w:szCs w:val="32"/>
              </w:rPr>
              <w:t>una X por una Y</w:t>
            </w:r>
          </w:p>
        </w:tc>
        <w:tc>
          <w:tcPr>
            <w:tcW w:w="2312" w:type="dxa"/>
            <w:vAlign w:val="center"/>
          </w:tcPr>
          <w:p w14:paraId="11FF1169" w14:textId="0E65B4BE" w:rsidR="007C5400" w:rsidRPr="00957950" w:rsidRDefault="007C5400" w:rsidP="007C5400">
            <w:pPr>
              <w:jc w:val="center"/>
              <w:rPr>
                <w:sz w:val="32"/>
                <w:szCs w:val="32"/>
              </w:rPr>
            </w:pPr>
            <w:r w:rsidRPr="00957950">
              <w:rPr>
                <w:sz w:val="32"/>
                <w:szCs w:val="32"/>
              </w:rPr>
              <w:t xml:space="preserve">Cambia </w:t>
            </w:r>
            <w:r>
              <w:rPr>
                <w:sz w:val="32"/>
                <w:szCs w:val="32"/>
              </w:rPr>
              <w:t>una X por una Y</w:t>
            </w:r>
          </w:p>
        </w:tc>
      </w:tr>
      <w:tr w:rsidR="007C5400" w:rsidRPr="00957950" w14:paraId="7E609BE1" w14:textId="77777777" w:rsidTr="00957950">
        <w:trPr>
          <w:trHeight w:val="2124"/>
        </w:trPr>
        <w:tc>
          <w:tcPr>
            <w:tcW w:w="2311" w:type="dxa"/>
            <w:vAlign w:val="center"/>
          </w:tcPr>
          <w:p w14:paraId="4D7615C7" w14:textId="0EBB130E" w:rsidR="007C5400" w:rsidRPr="00957950" w:rsidRDefault="007C5400" w:rsidP="0095795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Modifica un dado </w:t>
            </w:r>
            <w:r w:rsidR="00A74901">
              <w:rPr>
                <w:sz w:val="32"/>
                <w:szCs w:val="32"/>
              </w:rPr>
              <w:t>para elegir la cara que quieras</w:t>
            </w:r>
          </w:p>
        </w:tc>
        <w:tc>
          <w:tcPr>
            <w:tcW w:w="2311" w:type="dxa"/>
            <w:vAlign w:val="center"/>
          </w:tcPr>
          <w:p w14:paraId="462E5872" w14:textId="17B91563" w:rsidR="007C5400" w:rsidRPr="00957950" w:rsidRDefault="00A74901" w:rsidP="0095795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Modifica un dado para elegir la cara que quieras</w:t>
            </w:r>
          </w:p>
        </w:tc>
        <w:tc>
          <w:tcPr>
            <w:tcW w:w="2312" w:type="dxa"/>
            <w:vAlign w:val="center"/>
          </w:tcPr>
          <w:p w14:paraId="7B03EF7E" w14:textId="64D04C31" w:rsidR="007C5400" w:rsidRPr="00957950" w:rsidRDefault="00DE4D80" w:rsidP="0095795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Modifica 2 dados como quieras</w:t>
            </w:r>
          </w:p>
        </w:tc>
        <w:tc>
          <w:tcPr>
            <w:tcW w:w="2312" w:type="dxa"/>
            <w:vAlign w:val="center"/>
          </w:tcPr>
          <w:p w14:paraId="6107AC0F" w14:textId="2607D13D" w:rsidR="007C5400" w:rsidRDefault="00DE4D80" w:rsidP="0095795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Modifica 2 dados como quieras</w:t>
            </w:r>
          </w:p>
        </w:tc>
      </w:tr>
      <w:tr w:rsidR="00DE4D80" w:rsidRPr="00957950" w14:paraId="6F8D3761" w14:textId="77777777" w:rsidTr="00957950">
        <w:trPr>
          <w:trHeight w:val="2124"/>
        </w:trPr>
        <w:tc>
          <w:tcPr>
            <w:tcW w:w="2311" w:type="dxa"/>
            <w:vAlign w:val="center"/>
          </w:tcPr>
          <w:p w14:paraId="767422AF" w14:textId="5C13F98B" w:rsidR="00DE4D80" w:rsidRPr="00957950" w:rsidRDefault="00DE4D80" w:rsidP="00DE4D80">
            <w:pPr>
              <w:jc w:val="center"/>
              <w:rPr>
                <w:sz w:val="32"/>
                <w:szCs w:val="32"/>
              </w:rPr>
            </w:pPr>
            <w:r w:rsidRPr="00957950">
              <w:rPr>
                <w:sz w:val="32"/>
                <w:szCs w:val="32"/>
              </w:rPr>
              <w:t>Duplica un término</w:t>
            </w:r>
          </w:p>
        </w:tc>
        <w:tc>
          <w:tcPr>
            <w:tcW w:w="2311" w:type="dxa"/>
            <w:vAlign w:val="center"/>
          </w:tcPr>
          <w:p w14:paraId="606378CD" w14:textId="0613F681" w:rsidR="00DE4D80" w:rsidRPr="00957950" w:rsidRDefault="00DE4D80" w:rsidP="00DE4D80">
            <w:pPr>
              <w:jc w:val="center"/>
              <w:rPr>
                <w:sz w:val="32"/>
                <w:szCs w:val="32"/>
              </w:rPr>
            </w:pPr>
            <w:r w:rsidRPr="00957950">
              <w:rPr>
                <w:sz w:val="32"/>
                <w:szCs w:val="32"/>
              </w:rPr>
              <w:t>Duplica un término</w:t>
            </w:r>
          </w:p>
        </w:tc>
        <w:tc>
          <w:tcPr>
            <w:tcW w:w="2312" w:type="dxa"/>
            <w:vAlign w:val="center"/>
          </w:tcPr>
          <w:p w14:paraId="631E3998" w14:textId="712E8708" w:rsidR="00DE4D80" w:rsidRPr="00957950" w:rsidRDefault="00DE4D80" w:rsidP="00DE4D80">
            <w:pPr>
              <w:jc w:val="center"/>
              <w:rPr>
                <w:sz w:val="32"/>
                <w:szCs w:val="32"/>
              </w:rPr>
            </w:pPr>
            <w:r w:rsidRPr="00957950">
              <w:rPr>
                <w:sz w:val="32"/>
                <w:szCs w:val="32"/>
              </w:rPr>
              <w:t xml:space="preserve">Cambia </w:t>
            </w:r>
            <w:r>
              <w:rPr>
                <w:sz w:val="32"/>
                <w:szCs w:val="32"/>
              </w:rPr>
              <w:t>una Y² por una X²</w:t>
            </w:r>
          </w:p>
        </w:tc>
        <w:tc>
          <w:tcPr>
            <w:tcW w:w="2312" w:type="dxa"/>
            <w:vAlign w:val="center"/>
          </w:tcPr>
          <w:p w14:paraId="1994765B" w14:textId="776C730B" w:rsidR="00DE4D80" w:rsidRDefault="00DE4D80" w:rsidP="00DE4D80">
            <w:pPr>
              <w:jc w:val="center"/>
              <w:rPr>
                <w:sz w:val="32"/>
                <w:szCs w:val="32"/>
              </w:rPr>
            </w:pPr>
            <w:r w:rsidRPr="00957950">
              <w:rPr>
                <w:sz w:val="32"/>
                <w:szCs w:val="32"/>
              </w:rPr>
              <w:t xml:space="preserve">Cambia </w:t>
            </w:r>
            <w:r>
              <w:rPr>
                <w:sz w:val="32"/>
                <w:szCs w:val="32"/>
              </w:rPr>
              <w:t>una Y² por una X²</w:t>
            </w:r>
          </w:p>
        </w:tc>
      </w:tr>
      <w:tr w:rsidR="00DE4D80" w:rsidRPr="00957950" w14:paraId="7985ADB5" w14:textId="77777777" w:rsidTr="00957950">
        <w:trPr>
          <w:trHeight w:val="2124"/>
        </w:trPr>
        <w:tc>
          <w:tcPr>
            <w:tcW w:w="2311" w:type="dxa"/>
            <w:vAlign w:val="center"/>
          </w:tcPr>
          <w:p w14:paraId="12F62249" w14:textId="024707AE" w:rsidR="00DE4D80" w:rsidRPr="00957950" w:rsidRDefault="00DE4D80" w:rsidP="00DE4D80">
            <w:pPr>
              <w:jc w:val="center"/>
              <w:rPr>
                <w:sz w:val="32"/>
                <w:szCs w:val="32"/>
              </w:rPr>
            </w:pPr>
            <w:r w:rsidRPr="00957950">
              <w:rPr>
                <w:sz w:val="32"/>
                <w:szCs w:val="32"/>
              </w:rPr>
              <w:t xml:space="preserve">Cambia </w:t>
            </w:r>
            <w:r>
              <w:rPr>
                <w:sz w:val="32"/>
                <w:szCs w:val="32"/>
              </w:rPr>
              <w:t>una X² por una Y²</w:t>
            </w:r>
          </w:p>
        </w:tc>
        <w:tc>
          <w:tcPr>
            <w:tcW w:w="2311" w:type="dxa"/>
            <w:vAlign w:val="center"/>
          </w:tcPr>
          <w:p w14:paraId="078DFF7F" w14:textId="3F7F0BBC" w:rsidR="00DE4D80" w:rsidRPr="00957950" w:rsidRDefault="00DE4D80" w:rsidP="00DE4D80">
            <w:pPr>
              <w:jc w:val="center"/>
              <w:rPr>
                <w:sz w:val="32"/>
                <w:szCs w:val="32"/>
              </w:rPr>
            </w:pPr>
            <w:r w:rsidRPr="00957950">
              <w:rPr>
                <w:sz w:val="32"/>
                <w:szCs w:val="32"/>
              </w:rPr>
              <w:t xml:space="preserve">Cambia </w:t>
            </w:r>
            <w:r>
              <w:rPr>
                <w:sz w:val="32"/>
                <w:szCs w:val="32"/>
              </w:rPr>
              <w:t>una X² por una Y²</w:t>
            </w:r>
          </w:p>
        </w:tc>
        <w:tc>
          <w:tcPr>
            <w:tcW w:w="2312" w:type="dxa"/>
            <w:vAlign w:val="center"/>
          </w:tcPr>
          <w:p w14:paraId="6D8F6EB8" w14:textId="692F3F06" w:rsidR="00DE4D80" w:rsidRPr="00957950" w:rsidRDefault="00DE4D80" w:rsidP="00DE4D8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Añade </w:t>
            </w:r>
            <w:commentRangeStart w:id="2"/>
            <w:commentRangeStart w:id="3"/>
            <w:r>
              <w:rPr>
                <w:sz w:val="32"/>
                <w:szCs w:val="32"/>
              </w:rPr>
              <w:t xml:space="preserve">hasta </w:t>
            </w:r>
            <w:commentRangeEnd w:id="2"/>
            <w:r w:rsidR="004A3DCE">
              <w:rPr>
                <w:rStyle w:val="Refdecomentario"/>
                <w:sz w:val="32"/>
                <w:szCs w:val="32"/>
              </w:rPr>
              <w:commentReference w:id="2"/>
            </w:r>
            <w:commentRangeEnd w:id="3"/>
            <w:r w:rsidR="006E659A">
              <w:rPr>
                <w:rStyle w:val="Refdecomentario"/>
                <w:sz w:val="32"/>
                <w:szCs w:val="32"/>
              </w:rPr>
              <w:commentReference w:id="3"/>
            </w:r>
            <w:r>
              <w:rPr>
                <w:sz w:val="32"/>
                <w:szCs w:val="32"/>
              </w:rPr>
              <w:t>3x²</w:t>
            </w:r>
          </w:p>
        </w:tc>
        <w:tc>
          <w:tcPr>
            <w:tcW w:w="2312" w:type="dxa"/>
            <w:vAlign w:val="center"/>
          </w:tcPr>
          <w:p w14:paraId="329782E7" w14:textId="2E7095E4" w:rsidR="00DE4D80" w:rsidRDefault="00DE4D80" w:rsidP="00DE4D8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Añade hasta 3y²</w:t>
            </w:r>
          </w:p>
        </w:tc>
      </w:tr>
    </w:tbl>
    <w:p w14:paraId="7BBDA76E" w14:textId="77777777" w:rsidR="00621587" w:rsidRDefault="00621587"/>
    <w:p w14:paraId="5576A122" w14:textId="77777777" w:rsidR="00B86F05" w:rsidRDefault="00B86F05"/>
    <w:p w14:paraId="1DFE1CA2" w14:textId="77777777" w:rsidR="005C18E9" w:rsidRDefault="005C18E9" w:rsidP="00B86F05">
      <w:pPr>
        <w:rPr>
          <w:sz w:val="60"/>
          <w:szCs w:val="60"/>
        </w:rPr>
      </w:pPr>
      <w:commentRangeStart w:id="4"/>
      <w:commentRangeStart w:id="5"/>
      <w:commentRangeStart w:id="6"/>
      <w:r>
        <w:rPr>
          <w:sz w:val="60"/>
          <w:szCs w:val="60"/>
        </w:rPr>
        <w:t>Algeplano</w:t>
      </w:r>
      <w:commentRangeEnd w:id="4"/>
      <w:r w:rsidR="004A3DCE">
        <w:rPr>
          <w:rStyle w:val="Refdecomentario"/>
          <w:sz w:val="60"/>
          <w:szCs w:val="60"/>
        </w:rPr>
        <w:commentReference w:id="4"/>
      </w:r>
      <w:commentRangeEnd w:id="5"/>
      <w:r w:rsidR="006E659A">
        <w:rPr>
          <w:rStyle w:val="Refdecomentario"/>
          <w:sz w:val="60"/>
          <w:szCs w:val="60"/>
        </w:rPr>
        <w:commentReference w:id="5"/>
      </w:r>
      <w:commentRangeEnd w:id="6"/>
      <w:r w:rsidR="0007404A">
        <w:rPr>
          <w:rStyle w:val="Refdecomentario"/>
          <w:sz w:val="60"/>
          <w:szCs w:val="60"/>
        </w:rPr>
        <w:commentReference w:id="6"/>
      </w:r>
      <w:r>
        <w:rPr>
          <w:sz w:val="60"/>
          <w:szCs w:val="60"/>
        </w:rPr>
        <w:t xml:space="preserve">: </w:t>
      </w:r>
    </w:p>
    <w:p w14:paraId="10E36B38" w14:textId="66ECC0E7" w:rsidR="00CD61F0" w:rsidRDefault="005C18E9" w:rsidP="00B86F05">
      <w:pPr>
        <w:rPr>
          <w:sz w:val="60"/>
          <w:szCs w:val="60"/>
        </w:rPr>
      </w:pPr>
      <w:r w:rsidRPr="005C18E9">
        <w:rPr>
          <w:noProof/>
          <w:sz w:val="60"/>
          <w:szCs w:val="60"/>
          <w:lang w:val="es-ES" w:eastAsia="es-ES"/>
        </w:rPr>
        <w:drawing>
          <wp:inline distT="0" distB="0" distL="0" distR="0" wp14:anchorId="7F6E8DA0" wp14:editId="4F3C37D3">
            <wp:extent cx="1819529" cy="1781424"/>
            <wp:effectExtent l="0" t="0" r="9525" b="9525"/>
            <wp:docPr id="833785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785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61F0">
        <w:rPr>
          <w:sz w:val="60"/>
          <w:szCs w:val="60"/>
        </w:rPr>
        <w:t xml:space="preserve"> </w:t>
      </w:r>
      <w:hyperlink r:id="rId10" w:anchor="algebra-tiles" w:history="1">
        <w:r w:rsidR="00CD61F0" w:rsidRPr="002B4CAE">
          <w:rPr>
            <w:rStyle w:val="Hipervnculo"/>
            <w:sz w:val="30"/>
            <w:szCs w:val="30"/>
          </w:rPr>
          <w:t>https://polypad.amplify.com/p#algebra-tiles</w:t>
        </w:r>
      </w:hyperlink>
      <w:r w:rsidR="00CD61F0">
        <w:rPr>
          <w:sz w:val="30"/>
          <w:szCs w:val="30"/>
        </w:rPr>
        <w:t xml:space="preserve"> </w:t>
      </w:r>
    </w:p>
    <w:p w14:paraId="3795E219" w14:textId="270EC904" w:rsidR="00B86F05" w:rsidRDefault="00B86F05" w:rsidP="00B86F05">
      <w:pPr>
        <w:rPr>
          <w:sz w:val="60"/>
          <w:szCs w:val="60"/>
        </w:rPr>
      </w:pPr>
      <w:r w:rsidRPr="00B86F05">
        <w:rPr>
          <w:sz w:val="60"/>
          <w:szCs w:val="60"/>
        </w:rPr>
        <w:lastRenderedPageBreak/>
        <w:t xml:space="preserve">Cartas de </w:t>
      </w:r>
      <w:r>
        <w:rPr>
          <w:sz w:val="60"/>
          <w:szCs w:val="60"/>
        </w:rPr>
        <w:t>retos (30)</w:t>
      </w:r>
    </w:p>
    <w:p w14:paraId="7AC1120B" w14:textId="5F67A52B" w:rsidR="005C18E9" w:rsidRDefault="005C18E9" w:rsidP="005C18E9">
      <w:pPr>
        <w:shd w:val="clear" w:color="auto" w:fill="DEEAF6" w:themeFill="accent5" w:themeFillTint="33"/>
        <w:rPr>
          <w:sz w:val="24"/>
          <w:szCs w:val="24"/>
        </w:rPr>
      </w:pPr>
      <w:r>
        <w:rPr>
          <w:sz w:val="24"/>
          <w:szCs w:val="24"/>
        </w:rPr>
        <w:t>Fácil</w:t>
      </w:r>
    </w:p>
    <w:p w14:paraId="583A781B" w14:textId="7046ABF5" w:rsidR="005C18E9" w:rsidRDefault="005C18E9" w:rsidP="005C18E9">
      <w:pPr>
        <w:shd w:val="clear" w:color="auto" w:fill="FFFF00"/>
        <w:rPr>
          <w:sz w:val="24"/>
          <w:szCs w:val="24"/>
        </w:rPr>
      </w:pPr>
      <w:r>
        <w:rPr>
          <w:sz w:val="24"/>
          <w:szCs w:val="24"/>
        </w:rPr>
        <w:t>Intermedio</w:t>
      </w:r>
    </w:p>
    <w:p w14:paraId="44321636" w14:textId="27E6A9D6" w:rsidR="005C18E9" w:rsidRPr="005C18E9" w:rsidRDefault="005C18E9" w:rsidP="005C18E9">
      <w:pPr>
        <w:shd w:val="clear" w:color="auto" w:fill="EE0000"/>
        <w:rPr>
          <w:sz w:val="24"/>
          <w:szCs w:val="24"/>
        </w:rPr>
      </w:pPr>
      <w:r>
        <w:rPr>
          <w:sz w:val="24"/>
          <w:szCs w:val="24"/>
        </w:rPr>
        <w:t>Difícil</w:t>
      </w:r>
    </w:p>
    <w:tbl>
      <w:tblPr>
        <w:tblStyle w:val="Tablaconcuadrcula"/>
        <w:tblW w:w="8823" w:type="dxa"/>
        <w:tblLook w:val="04A0" w:firstRow="1" w:lastRow="0" w:firstColumn="1" w:lastColumn="0" w:noHBand="0" w:noVBand="1"/>
      </w:tblPr>
      <w:tblGrid>
        <w:gridCol w:w="2693"/>
        <w:gridCol w:w="2563"/>
        <w:gridCol w:w="3605"/>
      </w:tblGrid>
      <w:tr w:rsidR="00B86F05" w:rsidRPr="00B86F05" w14:paraId="37E89119" w14:textId="77777777" w:rsidTr="0073007B">
        <w:trPr>
          <w:trHeight w:val="2293"/>
        </w:trPr>
        <w:tc>
          <w:tcPr>
            <w:tcW w:w="2941" w:type="dxa"/>
            <w:shd w:val="clear" w:color="auto" w:fill="D9E2F3" w:themeFill="accent1" w:themeFillTint="33"/>
            <w:vAlign w:val="center"/>
          </w:tcPr>
          <w:p w14:paraId="16909EAB" w14:textId="34168FB9" w:rsidR="00B86F05" w:rsidRPr="009019AD" w:rsidRDefault="00B86F05" w:rsidP="009019AD">
            <w:pPr>
              <w:jc w:val="center"/>
              <w:rPr>
                <w:rFonts w:cstheme="minorHAnsi"/>
                <w:sz w:val="32"/>
                <w:szCs w:val="32"/>
              </w:rPr>
            </w:pPr>
            <w:r w:rsidRPr="009019AD">
              <w:rPr>
                <w:rFonts w:cstheme="minorHAnsi"/>
                <w:sz w:val="32"/>
                <w:szCs w:val="32"/>
              </w:rPr>
              <w:t>Expresión con dos términos</w:t>
            </w:r>
          </w:p>
        </w:tc>
        <w:tc>
          <w:tcPr>
            <w:tcW w:w="2941" w:type="dxa"/>
            <w:shd w:val="clear" w:color="auto" w:fill="D9E2F3" w:themeFill="accent1" w:themeFillTint="33"/>
            <w:vAlign w:val="center"/>
          </w:tcPr>
          <w:p w14:paraId="4523BDA5" w14:textId="51B08C10" w:rsidR="00B86F05" w:rsidRPr="009019AD" w:rsidRDefault="00B86F05" w:rsidP="009019AD">
            <w:pPr>
              <w:jc w:val="center"/>
              <w:rPr>
                <w:rFonts w:cstheme="minorHAnsi"/>
                <w:sz w:val="32"/>
                <w:szCs w:val="32"/>
              </w:rPr>
            </w:pPr>
            <w:r w:rsidRPr="009019AD">
              <w:rPr>
                <w:rFonts w:cstheme="minorHAnsi"/>
                <w:sz w:val="32"/>
                <w:szCs w:val="32"/>
              </w:rPr>
              <w:t>Expresión que termine en +3</w:t>
            </w:r>
          </w:p>
        </w:tc>
        <w:tc>
          <w:tcPr>
            <w:tcW w:w="2941" w:type="dxa"/>
            <w:shd w:val="clear" w:color="auto" w:fill="D9E2F3" w:themeFill="accent1" w:themeFillTint="33"/>
            <w:vAlign w:val="center"/>
          </w:tcPr>
          <w:p w14:paraId="072F2D46" w14:textId="202BA491" w:rsidR="00B86F05" w:rsidRPr="009019AD" w:rsidRDefault="00B86F05" w:rsidP="009019AD">
            <w:pPr>
              <w:jc w:val="center"/>
              <w:rPr>
                <w:rFonts w:cstheme="minorHAnsi"/>
                <w:sz w:val="32"/>
                <w:szCs w:val="32"/>
              </w:rPr>
            </w:pPr>
            <w:r w:rsidRPr="009019AD">
              <w:rPr>
                <w:rFonts w:cstheme="minorHAnsi"/>
                <w:sz w:val="32"/>
                <w:szCs w:val="32"/>
              </w:rPr>
              <w:t>Expresión con tres términos</w:t>
            </w:r>
          </w:p>
        </w:tc>
      </w:tr>
      <w:tr w:rsidR="00B86F05" w:rsidRPr="00B86F05" w14:paraId="41FCE066" w14:textId="77777777" w:rsidTr="0073007B">
        <w:trPr>
          <w:trHeight w:val="2165"/>
        </w:trPr>
        <w:tc>
          <w:tcPr>
            <w:tcW w:w="2941" w:type="dxa"/>
            <w:shd w:val="clear" w:color="auto" w:fill="D9E2F3" w:themeFill="accent1" w:themeFillTint="33"/>
            <w:vAlign w:val="center"/>
          </w:tcPr>
          <w:p w14:paraId="70134E89" w14:textId="6285536E" w:rsidR="00B86F05" w:rsidRPr="009019AD" w:rsidRDefault="00B86F05" w:rsidP="009019AD">
            <w:pPr>
              <w:jc w:val="center"/>
              <w:rPr>
                <w:rFonts w:cstheme="minorHAnsi"/>
                <w:sz w:val="32"/>
                <w:szCs w:val="32"/>
              </w:rPr>
            </w:pPr>
            <w:r w:rsidRPr="009019AD">
              <w:rPr>
                <w:rFonts w:cstheme="minorHAnsi"/>
                <w:sz w:val="32"/>
                <w:szCs w:val="32"/>
              </w:rPr>
              <w:t>Expresión con un término cuadrático</w:t>
            </w:r>
          </w:p>
        </w:tc>
        <w:tc>
          <w:tcPr>
            <w:tcW w:w="2941" w:type="dxa"/>
            <w:shd w:val="clear" w:color="auto" w:fill="D9E2F3" w:themeFill="accent1" w:themeFillTint="33"/>
            <w:vAlign w:val="center"/>
          </w:tcPr>
          <w:p w14:paraId="2FB8D189" w14:textId="4BC488DA" w:rsidR="00B86F05" w:rsidRPr="009019AD" w:rsidRDefault="00B86F05" w:rsidP="009019AD">
            <w:pPr>
              <w:jc w:val="center"/>
              <w:rPr>
                <w:rFonts w:cstheme="minorHAnsi"/>
                <w:sz w:val="32"/>
                <w:szCs w:val="32"/>
              </w:rPr>
            </w:pPr>
            <w:r w:rsidRPr="009019AD">
              <w:rPr>
                <w:rFonts w:cstheme="minorHAnsi"/>
                <w:sz w:val="32"/>
                <w:szCs w:val="32"/>
              </w:rPr>
              <w:t>x² + y</w:t>
            </w:r>
            <w:r w:rsidR="009019AD">
              <w:rPr>
                <w:rFonts w:cstheme="minorHAnsi"/>
                <w:sz w:val="32"/>
                <w:szCs w:val="32"/>
              </w:rPr>
              <w:t>²</w:t>
            </w:r>
          </w:p>
        </w:tc>
        <w:tc>
          <w:tcPr>
            <w:tcW w:w="2941" w:type="dxa"/>
            <w:shd w:val="clear" w:color="auto" w:fill="D9E2F3" w:themeFill="accent1" w:themeFillTint="33"/>
            <w:vAlign w:val="center"/>
          </w:tcPr>
          <w:p w14:paraId="604B40AC" w14:textId="044CD76C" w:rsidR="00B86F05" w:rsidRPr="009019AD" w:rsidRDefault="00B86F05" w:rsidP="009019AD">
            <w:pPr>
              <w:jc w:val="center"/>
              <w:rPr>
                <w:rFonts w:cstheme="minorHAnsi"/>
                <w:sz w:val="32"/>
                <w:szCs w:val="32"/>
              </w:rPr>
            </w:pPr>
            <w:r w:rsidRPr="009019AD">
              <w:rPr>
                <w:rFonts w:cstheme="minorHAnsi"/>
                <w:sz w:val="32"/>
                <w:szCs w:val="32"/>
              </w:rPr>
              <w:t>x + x² + 1</w:t>
            </w:r>
          </w:p>
        </w:tc>
      </w:tr>
      <w:tr w:rsidR="00B86F05" w:rsidRPr="00B86F05" w14:paraId="4089AED4" w14:textId="77777777" w:rsidTr="0073007B">
        <w:trPr>
          <w:trHeight w:val="2293"/>
        </w:trPr>
        <w:tc>
          <w:tcPr>
            <w:tcW w:w="2941" w:type="dxa"/>
            <w:shd w:val="clear" w:color="auto" w:fill="D9E2F3" w:themeFill="accent1" w:themeFillTint="33"/>
            <w:vAlign w:val="center"/>
          </w:tcPr>
          <w:p w14:paraId="1D3981B3" w14:textId="14E8EC24" w:rsidR="00B86F05" w:rsidRPr="009019AD" w:rsidRDefault="00B86F05" w:rsidP="00B86F05">
            <w:pPr>
              <w:jc w:val="center"/>
              <w:rPr>
                <w:sz w:val="30"/>
                <w:szCs w:val="30"/>
              </w:rPr>
            </w:pPr>
            <w:r w:rsidRPr="009019AD">
              <w:rPr>
                <w:sz w:val="32"/>
                <w:szCs w:val="32"/>
              </w:rPr>
              <w:t>y + y² + 1</w:t>
            </w:r>
          </w:p>
        </w:tc>
        <w:tc>
          <w:tcPr>
            <w:tcW w:w="2941" w:type="dxa"/>
            <w:shd w:val="clear" w:color="auto" w:fill="D9E2F3" w:themeFill="accent1" w:themeFillTint="33"/>
            <w:vAlign w:val="center"/>
          </w:tcPr>
          <w:p w14:paraId="42315EEF" w14:textId="4C1B7A31" w:rsidR="00B86F05" w:rsidRPr="00B86F05" w:rsidRDefault="005C18E9" w:rsidP="00B86F05">
            <w:pPr>
              <w:jc w:val="center"/>
              <w:rPr>
                <w:sz w:val="30"/>
                <w:szCs w:val="30"/>
              </w:rPr>
            </w:pPr>
            <w:r w:rsidRPr="005C18E9">
              <w:rPr>
                <w:noProof/>
                <w:sz w:val="30"/>
                <w:szCs w:val="30"/>
                <w:lang w:val="es-ES" w:eastAsia="es-ES"/>
              </w:rPr>
              <w:drawing>
                <wp:inline distT="0" distB="0" distL="0" distR="0" wp14:anchorId="552B8789" wp14:editId="04C8EAAC">
                  <wp:extent cx="1490870" cy="1215632"/>
                  <wp:effectExtent l="0" t="0" r="0" b="3810"/>
                  <wp:docPr id="150542178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542178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3437" cy="12258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1" w:type="dxa"/>
            <w:shd w:val="clear" w:color="auto" w:fill="D9E2F3" w:themeFill="accent1" w:themeFillTint="33"/>
            <w:vAlign w:val="center"/>
          </w:tcPr>
          <w:p w14:paraId="7B13C56C" w14:textId="4AA7E475" w:rsidR="00B86F05" w:rsidRPr="00B86F05" w:rsidRDefault="00B86F05" w:rsidP="00B86F05">
            <w:pPr>
              <w:jc w:val="center"/>
              <w:rPr>
                <w:sz w:val="30"/>
                <w:szCs w:val="30"/>
              </w:rPr>
            </w:pPr>
          </w:p>
        </w:tc>
      </w:tr>
      <w:tr w:rsidR="00B86F05" w:rsidRPr="00B86F05" w14:paraId="6D978629" w14:textId="77777777" w:rsidTr="0073007B">
        <w:trPr>
          <w:trHeight w:val="2165"/>
        </w:trPr>
        <w:tc>
          <w:tcPr>
            <w:tcW w:w="2941" w:type="dxa"/>
            <w:shd w:val="clear" w:color="auto" w:fill="D9E2F3" w:themeFill="accent1" w:themeFillTint="33"/>
            <w:vAlign w:val="center"/>
          </w:tcPr>
          <w:p w14:paraId="7D04D8BF" w14:textId="14AEFB71" w:rsidR="00B86F05" w:rsidRPr="009019AD" w:rsidRDefault="005C18E9" w:rsidP="00B86F05">
            <w:pPr>
              <w:jc w:val="center"/>
              <w:rPr>
                <w:sz w:val="32"/>
                <w:szCs w:val="32"/>
              </w:rPr>
            </w:pPr>
            <w:r w:rsidRPr="009019AD">
              <w:rPr>
                <w:sz w:val="32"/>
                <w:szCs w:val="32"/>
              </w:rPr>
              <w:t>2x + 1</w:t>
            </w:r>
          </w:p>
        </w:tc>
        <w:tc>
          <w:tcPr>
            <w:tcW w:w="2941" w:type="dxa"/>
            <w:shd w:val="clear" w:color="auto" w:fill="D9E2F3" w:themeFill="accent1" w:themeFillTint="33"/>
            <w:vAlign w:val="center"/>
          </w:tcPr>
          <w:p w14:paraId="3DFC2082" w14:textId="4D655612" w:rsidR="00B86F05" w:rsidRPr="009019AD" w:rsidRDefault="005C18E9" w:rsidP="00B86F05">
            <w:pPr>
              <w:jc w:val="center"/>
              <w:rPr>
                <w:sz w:val="32"/>
                <w:szCs w:val="32"/>
              </w:rPr>
            </w:pPr>
            <w:r w:rsidRPr="009019AD">
              <w:rPr>
                <w:sz w:val="32"/>
                <w:szCs w:val="32"/>
              </w:rPr>
              <w:t>y + 2</w:t>
            </w:r>
          </w:p>
        </w:tc>
        <w:tc>
          <w:tcPr>
            <w:tcW w:w="2941" w:type="dxa"/>
            <w:shd w:val="clear" w:color="auto" w:fill="D9E2F3" w:themeFill="accent1" w:themeFillTint="33"/>
            <w:vAlign w:val="center"/>
          </w:tcPr>
          <w:p w14:paraId="00F9BB13" w14:textId="3CD63856" w:rsidR="00B86F05" w:rsidRDefault="00B86F05" w:rsidP="00B86F05">
            <w:pPr>
              <w:jc w:val="center"/>
              <w:rPr>
                <w:sz w:val="30"/>
                <w:szCs w:val="30"/>
              </w:rPr>
            </w:pPr>
          </w:p>
          <w:p w14:paraId="0C77DE4A" w14:textId="35941EEE" w:rsidR="009019AD" w:rsidRPr="00B86F05" w:rsidRDefault="009019AD" w:rsidP="00B86F05">
            <w:pPr>
              <w:jc w:val="center"/>
              <w:rPr>
                <w:sz w:val="30"/>
                <w:szCs w:val="30"/>
              </w:rPr>
            </w:pPr>
          </w:p>
        </w:tc>
      </w:tr>
      <w:tr w:rsidR="00B86F05" w:rsidRPr="009019AD" w14:paraId="57C74813" w14:textId="77777777" w:rsidTr="0073007B">
        <w:trPr>
          <w:trHeight w:val="2293"/>
        </w:trPr>
        <w:tc>
          <w:tcPr>
            <w:tcW w:w="2941" w:type="dxa"/>
            <w:shd w:val="clear" w:color="auto" w:fill="FFFF00"/>
            <w:vAlign w:val="center"/>
          </w:tcPr>
          <w:p w14:paraId="6902C575" w14:textId="4B63FE67" w:rsidR="00B86F05" w:rsidRPr="00B30C5C" w:rsidRDefault="009019AD" w:rsidP="006737EF">
            <w:pPr>
              <w:jc w:val="center"/>
              <w:rPr>
                <w:sz w:val="32"/>
                <w:szCs w:val="32"/>
              </w:rPr>
            </w:pPr>
            <w:del w:id="7" w:author="VERONICA MARTIN MOLINA" w:date="2026-07-29T12:39:00Z">
              <w:r w:rsidRPr="00B30C5C" w:rsidDel="006737EF">
                <w:rPr>
                  <w:sz w:val="32"/>
                  <w:szCs w:val="32"/>
                </w:rPr>
                <w:delText>Expresión para el p</w:delText>
              </w:r>
            </w:del>
            <w:ins w:id="8" w:author="VERONICA MARTIN MOLINA" w:date="2026-07-29T12:39:00Z">
              <w:r w:rsidR="006737EF">
                <w:rPr>
                  <w:sz w:val="32"/>
                  <w:szCs w:val="32"/>
                </w:rPr>
                <w:t>P</w:t>
              </w:r>
            </w:ins>
            <w:r w:rsidRPr="00B30C5C">
              <w:rPr>
                <w:sz w:val="32"/>
                <w:szCs w:val="32"/>
              </w:rPr>
              <w:t>erímetro de un triángulo equilátero</w:t>
            </w:r>
            <w:ins w:id="9" w:author="VERONICA MARTIN MOLINA" w:date="2026-07-29T12:39:00Z">
              <w:r w:rsidR="006737EF">
                <w:rPr>
                  <w:sz w:val="32"/>
                  <w:szCs w:val="32"/>
                </w:rPr>
                <w:t xml:space="preserve"> cuyo lado mide </w:t>
              </w:r>
              <w:commentRangeStart w:id="10"/>
              <w:commentRangeStart w:id="11"/>
              <w:r w:rsidR="006737EF">
                <w:rPr>
                  <w:sz w:val="32"/>
                  <w:szCs w:val="32"/>
                </w:rPr>
                <w:t>x</w:t>
              </w:r>
              <w:commentRangeEnd w:id="10"/>
              <w:r w:rsidR="006737EF" w:rsidRPr="00B30C5C">
                <w:rPr>
                  <w:rStyle w:val="Refdecomentario"/>
                  <w:sz w:val="32"/>
                  <w:szCs w:val="32"/>
                </w:rPr>
                <w:commentReference w:id="10"/>
              </w:r>
            </w:ins>
            <w:commentRangeEnd w:id="11"/>
            <w:r w:rsidR="006E659A" w:rsidRPr="00B30C5C">
              <w:rPr>
                <w:rStyle w:val="Refdecomentario"/>
                <w:sz w:val="32"/>
                <w:szCs w:val="32"/>
              </w:rPr>
              <w:commentReference w:id="11"/>
            </w:r>
          </w:p>
        </w:tc>
        <w:tc>
          <w:tcPr>
            <w:tcW w:w="2941" w:type="dxa"/>
            <w:shd w:val="clear" w:color="auto" w:fill="FFFF00"/>
            <w:vAlign w:val="center"/>
          </w:tcPr>
          <w:p w14:paraId="2A5E0F5E" w14:textId="1D44B30E" w:rsidR="00B86F05" w:rsidRPr="00B30C5C" w:rsidRDefault="009019AD" w:rsidP="00B86F05">
            <w:pPr>
              <w:jc w:val="center"/>
              <w:rPr>
                <w:sz w:val="32"/>
                <w:szCs w:val="32"/>
              </w:rPr>
            </w:pPr>
            <w:r w:rsidRPr="00B30C5C">
              <w:rPr>
                <w:rFonts w:cstheme="minorHAnsi"/>
                <w:sz w:val="32"/>
                <w:szCs w:val="32"/>
              </w:rPr>
              <w:t>Expresión con 4 términos</w:t>
            </w:r>
          </w:p>
        </w:tc>
        <w:tc>
          <w:tcPr>
            <w:tcW w:w="2941" w:type="dxa"/>
            <w:shd w:val="clear" w:color="auto" w:fill="FFFF00"/>
            <w:vAlign w:val="center"/>
          </w:tcPr>
          <w:p w14:paraId="75805845" w14:textId="25F44C13" w:rsidR="00B86F05" w:rsidRPr="009019AD" w:rsidRDefault="008203BC" w:rsidP="00B86F05">
            <w:pPr>
              <w:jc w:val="center"/>
              <w:rPr>
                <w:b/>
                <w:bCs/>
                <w:sz w:val="30"/>
                <w:szCs w:val="30"/>
              </w:rPr>
            </w:pPr>
            <w:r w:rsidRPr="005C18E9">
              <w:rPr>
                <w:noProof/>
                <w:sz w:val="30"/>
                <w:szCs w:val="30"/>
                <w:lang w:val="es-ES" w:eastAsia="es-ES"/>
              </w:rPr>
              <w:drawing>
                <wp:inline distT="0" distB="0" distL="0" distR="0" wp14:anchorId="28173A23" wp14:editId="2FD1F8AF">
                  <wp:extent cx="1679713" cy="1175799"/>
                  <wp:effectExtent l="0" t="0" r="0" b="5715"/>
                  <wp:docPr id="78022376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022376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6658" cy="1187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F05" w:rsidRPr="00B86F05" w14:paraId="050C55D0" w14:textId="77777777" w:rsidTr="0073007B">
        <w:trPr>
          <w:trHeight w:val="2165"/>
        </w:trPr>
        <w:tc>
          <w:tcPr>
            <w:tcW w:w="2941" w:type="dxa"/>
            <w:shd w:val="clear" w:color="auto" w:fill="FFFF00"/>
            <w:vAlign w:val="center"/>
          </w:tcPr>
          <w:p w14:paraId="1324E83B" w14:textId="4052195D" w:rsidR="00B86F05" w:rsidRPr="00B86F05" w:rsidRDefault="0073007B" w:rsidP="00B86F05">
            <w:pPr>
              <w:jc w:val="center"/>
              <w:rPr>
                <w:sz w:val="30"/>
                <w:szCs w:val="30"/>
              </w:rPr>
            </w:pPr>
            <w:r w:rsidRPr="009019AD">
              <w:rPr>
                <w:sz w:val="32"/>
                <w:szCs w:val="32"/>
              </w:rPr>
              <w:lastRenderedPageBreak/>
              <w:t>Expresión donde un término sea el doble de otro</w:t>
            </w:r>
          </w:p>
        </w:tc>
        <w:tc>
          <w:tcPr>
            <w:tcW w:w="2941" w:type="dxa"/>
            <w:shd w:val="clear" w:color="auto" w:fill="FFFF00"/>
            <w:vAlign w:val="center"/>
          </w:tcPr>
          <w:p w14:paraId="09EDE56C" w14:textId="2EDDB1E1" w:rsidR="00B86F05" w:rsidRPr="00B86F05" w:rsidRDefault="0073007B" w:rsidP="00B86F05">
            <w:pPr>
              <w:jc w:val="center"/>
              <w:rPr>
                <w:sz w:val="30"/>
                <w:szCs w:val="30"/>
              </w:rPr>
            </w:pPr>
            <w:r w:rsidRPr="008203BC">
              <w:rPr>
                <w:noProof/>
                <w:sz w:val="30"/>
                <w:szCs w:val="30"/>
                <w:lang w:val="es-ES" w:eastAsia="es-ES"/>
              </w:rPr>
              <w:drawing>
                <wp:inline distT="0" distB="0" distL="0" distR="0" wp14:anchorId="09FDBF09" wp14:editId="186E7814">
                  <wp:extent cx="1113183" cy="1245526"/>
                  <wp:effectExtent l="0" t="0" r="0" b="0"/>
                  <wp:docPr id="98920462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9204625" name=""/>
                          <pic:cNvPicPr/>
                        </pic:nvPicPr>
                        <pic:blipFill rotWithShape="1">
                          <a:blip r:embed="rId13"/>
                          <a:srcRect l="1" t="-1" r="8244" b="26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4059" cy="1257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1" w:type="dxa"/>
            <w:shd w:val="clear" w:color="auto" w:fill="FFFF00"/>
            <w:vAlign w:val="center"/>
          </w:tcPr>
          <w:p w14:paraId="06870660" w14:textId="77777777" w:rsidR="00B86F05" w:rsidRPr="00B86F05" w:rsidRDefault="00B86F05" w:rsidP="00B86F05">
            <w:pPr>
              <w:jc w:val="center"/>
              <w:rPr>
                <w:sz w:val="30"/>
                <w:szCs w:val="30"/>
              </w:rPr>
            </w:pPr>
          </w:p>
        </w:tc>
      </w:tr>
      <w:tr w:rsidR="00B86F05" w:rsidRPr="00B86F05" w14:paraId="4AA8DCDA" w14:textId="77777777" w:rsidTr="0073007B">
        <w:trPr>
          <w:trHeight w:val="2165"/>
        </w:trPr>
        <w:tc>
          <w:tcPr>
            <w:tcW w:w="2941" w:type="dxa"/>
            <w:shd w:val="clear" w:color="auto" w:fill="FFFF00"/>
            <w:vAlign w:val="center"/>
          </w:tcPr>
          <w:p w14:paraId="73BFC511" w14:textId="77777777" w:rsidR="00B86F05" w:rsidRPr="00B86F05" w:rsidRDefault="00B86F05" w:rsidP="00B86F05">
            <w:pPr>
              <w:jc w:val="center"/>
              <w:rPr>
                <w:sz w:val="30"/>
                <w:szCs w:val="30"/>
              </w:rPr>
            </w:pPr>
          </w:p>
        </w:tc>
        <w:tc>
          <w:tcPr>
            <w:tcW w:w="2941" w:type="dxa"/>
            <w:shd w:val="clear" w:color="auto" w:fill="FFFF00"/>
            <w:vAlign w:val="center"/>
          </w:tcPr>
          <w:p w14:paraId="1EF80794" w14:textId="77777777" w:rsidR="00B86F05" w:rsidRPr="00B86F05" w:rsidRDefault="00B86F05" w:rsidP="00B86F05">
            <w:pPr>
              <w:jc w:val="center"/>
              <w:rPr>
                <w:sz w:val="30"/>
                <w:szCs w:val="30"/>
              </w:rPr>
            </w:pPr>
          </w:p>
        </w:tc>
        <w:tc>
          <w:tcPr>
            <w:tcW w:w="2941" w:type="dxa"/>
            <w:shd w:val="clear" w:color="auto" w:fill="FFFF00"/>
            <w:vAlign w:val="center"/>
          </w:tcPr>
          <w:p w14:paraId="2C47698C" w14:textId="77777777" w:rsidR="00B86F05" w:rsidRPr="00B86F05" w:rsidRDefault="00B86F05" w:rsidP="00B86F05">
            <w:pPr>
              <w:jc w:val="center"/>
              <w:rPr>
                <w:sz w:val="30"/>
                <w:szCs w:val="30"/>
              </w:rPr>
            </w:pPr>
          </w:p>
        </w:tc>
      </w:tr>
      <w:tr w:rsidR="00B86F05" w:rsidRPr="00B86F05" w14:paraId="2AB24C7F" w14:textId="77777777" w:rsidTr="0073007B">
        <w:trPr>
          <w:trHeight w:val="2165"/>
        </w:trPr>
        <w:tc>
          <w:tcPr>
            <w:tcW w:w="2941" w:type="dxa"/>
            <w:shd w:val="clear" w:color="auto" w:fill="FFFF00"/>
            <w:vAlign w:val="center"/>
          </w:tcPr>
          <w:p w14:paraId="1513E275" w14:textId="77777777" w:rsidR="00B86F05" w:rsidRPr="00B86F05" w:rsidRDefault="00B86F05" w:rsidP="00B86F05">
            <w:pPr>
              <w:jc w:val="center"/>
              <w:rPr>
                <w:sz w:val="30"/>
                <w:szCs w:val="30"/>
              </w:rPr>
            </w:pPr>
          </w:p>
        </w:tc>
        <w:tc>
          <w:tcPr>
            <w:tcW w:w="2941" w:type="dxa"/>
            <w:shd w:val="clear" w:color="auto" w:fill="FFFF00"/>
            <w:vAlign w:val="center"/>
          </w:tcPr>
          <w:p w14:paraId="36E3559B" w14:textId="77777777" w:rsidR="00B86F05" w:rsidRPr="00B86F05" w:rsidRDefault="00B86F05" w:rsidP="00B86F05">
            <w:pPr>
              <w:jc w:val="center"/>
              <w:rPr>
                <w:sz w:val="30"/>
                <w:szCs w:val="30"/>
              </w:rPr>
            </w:pPr>
          </w:p>
        </w:tc>
        <w:tc>
          <w:tcPr>
            <w:tcW w:w="2941" w:type="dxa"/>
            <w:shd w:val="clear" w:color="auto" w:fill="FFFF00"/>
            <w:vAlign w:val="center"/>
          </w:tcPr>
          <w:p w14:paraId="4A57F080" w14:textId="77777777" w:rsidR="00B86F05" w:rsidRPr="00B86F05" w:rsidRDefault="00B86F05" w:rsidP="00B86F05">
            <w:pPr>
              <w:jc w:val="center"/>
              <w:rPr>
                <w:sz w:val="30"/>
                <w:szCs w:val="30"/>
              </w:rPr>
            </w:pPr>
          </w:p>
        </w:tc>
      </w:tr>
      <w:tr w:rsidR="00B86F05" w:rsidRPr="00B86F05" w14:paraId="53EA59DB" w14:textId="77777777" w:rsidTr="0073007B">
        <w:trPr>
          <w:trHeight w:val="2165"/>
        </w:trPr>
        <w:tc>
          <w:tcPr>
            <w:tcW w:w="2941" w:type="dxa"/>
            <w:shd w:val="clear" w:color="auto" w:fill="EE0000"/>
            <w:vAlign w:val="center"/>
          </w:tcPr>
          <w:p w14:paraId="05E19CFD" w14:textId="2BCAE76A" w:rsidR="00B86F05" w:rsidRPr="009019AD" w:rsidRDefault="009019AD" w:rsidP="00B86F05">
            <w:pPr>
              <w:jc w:val="center"/>
              <w:rPr>
                <w:sz w:val="32"/>
                <w:szCs w:val="32"/>
              </w:rPr>
            </w:pPr>
            <w:r w:rsidRPr="009019AD">
              <w:rPr>
                <w:rFonts w:cstheme="minorHAnsi"/>
                <w:sz w:val="32"/>
                <w:szCs w:val="32"/>
              </w:rPr>
              <w:t>Expresión con 5 términos</w:t>
            </w:r>
          </w:p>
        </w:tc>
        <w:tc>
          <w:tcPr>
            <w:tcW w:w="2941" w:type="dxa"/>
            <w:shd w:val="clear" w:color="auto" w:fill="EE0000"/>
            <w:vAlign w:val="center"/>
          </w:tcPr>
          <w:p w14:paraId="3B504F61" w14:textId="685BF53A" w:rsidR="00B86F05" w:rsidRPr="009019AD" w:rsidRDefault="0073007B" w:rsidP="0073007B">
            <w:pPr>
              <w:jc w:val="center"/>
              <w:rPr>
                <w:sz w:val="32"/>
                <w:szCs w:val="32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2x+2y+1</m:t>
                </m:r>
              </m:oMath>
            </m:oMathPara>
          </w:p>
        </w:tc>
        <w:tc>
          <w:tcPr>
            <w:tcW w:w="2941" w:type="dxa"/>
            <w:shd w:val="clear" w:color="auto" w:fill="EE0000"/>
            <w:vAlign w:val="center"/>
          </w:tcPr>
          <w:p w14:paraId="033C3220" w14:textId="4967E9C6" w:rsidR="008203BC" w:rsidRPr="008203BC" w:rsidRDefault="008203BC" w:rsidP="00B86F05">
            <w:pPr>
              <w:jc w:val="center"/>
              <w:rPr>
                <w:rFonts w:eastAsiaTheme="minorEastAsia" w:cstheme="minorHAnsi"/>
                <w:sz w:val="32"/>
                <w:szCs w:val="32"/>
              </w:rPr>
            </w:pPr>
            <w:r w:rsidRPr="008203BC">
              <w:rPr>
                <w:rFonts w:eastAsiaTheme="minorEastAsia" w:cstheme="minorHAnsi"/>
                <w:sz w:val="32"/>
                <w:szCs w:val="32"/>
              </w:rPr>
              <w:t xml:space="preserve">Di el resultado de </w:t>
            </w:r>
            <w:commentRangeStart w:id="12"/>
            <w:commentRangeStart w:id="13"/>
            <w:r w:rsidRPr="008203BC">
              <w:rPr>
                <w:rFonts w:eastAsiaTheme="minorEastAsia" w:cstheme="minorHAnsi"/>
                <w:sz w:val="32"/>
                <w:szCs w:val="32"/>
              </w:rPr>
              <w:t>tu expresión</w:t>
            </w:r>
            <w:commentRangeEnd w:id="12"/>
            <w:r w:rsidR="006737EF" w:rsidRPr="008203BC">
              <w:rPr>
                <w:rStyle w:val="Refdecomentario"/>
                <w:rFonts w:eastAsiaTheme="minorEastAsia" w:cstheme="minorHAnsi"/>
                <w:sz w:val="32"/>
                <w:szCs w:val="32"/>
              </w:rPr>
              <w:commentReference w:id="12"/>
            </w:r>
            <w:commentRangeEnd w:id="13"/>
            <w:r w:rsidR="006E659A" w:rsidRPr="008203BC">
              <w:rPr>
                <w:rStyle w:val="Refdecomentario"/>
                <w:rFonts w:eastAsiaTheme="minorEastAsia" w:cstheme="minorHAnsi"/>
                <w:sz w:val="32"/>
                <w:szCs w:val="32"/>
              </w:rPr>
              <w:commentReference w:id="13"/>
            </w:r>
            <w:r w:rsidRPr="008203BC">
              <w:rPr>
                <w:rFonts w:eastAsiaTheme="minorEastAsia" w:cstheme="minorHAnsi"/>
                <w:sz w:val="32"/>
                <w:szCs w:val="32"/>
              </w:rPr>
              <w:t xml:space="preserve"> si:</w:t>
            </w:r>
          </w:p>
          <w:p w14:paraId="1302224B" w14:textId="5623928E" w:rsidR="00B86F05" w:rsidRPr="00B86F05" w:rsidRDefault="009019AD" w:rsidP="00B86F05">
            <w:pPr>
              <w:jc w:val="center"/>
              <w:rPr>
                <w:sz w:val="30"/>
                <w:szCs w:val="30"/>
              </w:rPr>
            </w:pPr>
            <m:oMath>
              <m:r>
                <w:rPr>
                  <w:rFonts w:ascii="Cambria Math" w:hAnsi="Cambria Math" w:cstheme="minorHAnsi"/>
                  <w:sz w:val="32"/>
                  <w:szCs w:val="32"/>
                </w:rPr>
                <m:t>x=1</m:t>
              </m:r>
              <m:r>
                <w:ins w:id="14" w:author="VERONICA MARTIN MOLINA" w:date="2026-07-29T12:40:00Z">
                  <w:rPr>
                    <w:rFonts w:ascii="Cambria Math" w:hAnsi="Cambria Math" w:cstheme="minorHAnsi"/>
                    <w:sz w:val="32"/>
                    <w:szCs w:val="32"/>
                  </w:rPr>
                  <m:t xml:space="preserve"> </m:t>
                </w:ins>
              </m:r>
            </m:oMath>
            <w:r w:rsidRPr="008203BC">
              <w:rPr>
                <w:rFonts w:cstheme="minorHAnsi"/>
                <w:sz w:val="32"/>
                <w:szCs w:val="32"/>
              </w:rPr>
              <w:t xml:space="preserve">y </w:t>
            </w:r>
            <m:oMath>
              <m:r>
                <w:rPr>
                  <w:rFonts w:ascii="Cambria Math" w:hAnsi="Cambria Math" w:cstheme="minorHAnsi"/>
                  <w:sz w:val="32"/>
                  <w:szCs w:val="32"/>
                </w:rPr>
                <m:t>y=4</m:t>
              </m:r>
            </m:oMath>
          </w:p>
        </w:tc>
      </w:tr>
      <w:tr w:rsidR="00B86F05" w:rsidRPr="00B86F05" w14:paraId="4115D820" w14:textId="77777777" w:rsidTr="0073007B">
        <w:trPr>
          <w:trHeight w:val="2165"/>
        </w:trPr>
        <w:tc>
          <w:tcPr>
            <w:tcW w:w="2941" w:type="dxa"/>
            <w:shd w:val="clear" w:color="auto" w:fill="EE0000"/>
            <w:vAlign w:val="center"/>
          </w:tcPr>
          <w:p w14:paraId="7D9B5E70" w14:textId="335BDA65" w:rsidR="008203BC" w:rsidRPr="008203BC" w:rsidRDefault="008203BC" w:rsidP="008203BC">
            <w:pPr>
              <w:jc w:val="center"/>
              <w:rPr>
                <w:rFonts w:cstheme="minorHAnsi"/>
                <w:sz w:val="32"/>
                <w:szCs w:val="32"/>
              </w:rPr>
            </w:pPr>
            <w:r w:rsidRPr="008203BC">
              <w:rPr>
                <w:rFonts w:cstheme="minorHAnsi"/>
                <w:sz w:val="32"/>
                <w:szCs w:val="32"/>
              </w:rPr>
              <w:t xml:space="preserve">Si </w:t>
            </w:r>
            <m:oMath>
              <m:r>
                <w:rPr>
                  <w:rFonts w:ascii="Cambria Math" w:hAnsi="Cambria Math" w:cstheme="minorHAnsi"/>
                  <w:sz w:val="32"/>
                  <w:szCs w:val="32"/>
                </w:rPr>
                <m:t>x=3</m:t>
              </m:r>
            </m:oMath>
            <w:r>
              <w:rPr>
                <w:rFonts w:eastAsiaTheme="minorEastAsia" w:cstheme="minorHAnsi"/>
                <w:sz w:val="32"/>
                <w:szCs w:val="32"/>
              </w:rPr>
              <w:t xml:space="preserve"> ;</w:t>
            </w:r>
            <w:r w:rsidRPr="008203BC">
              <w:rPr>
                <w:rFonts w:cstheme="minorHAnsi"/>
                <w:sz w:val="32"/>
                <w:szCs w:val="32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theme="minorHAnsi"/>
                  <w:sz w:val="32"/>
                  <w:szCs w:val="32"/>
                </w:rPr>
                <m:t>y</m:t>
              </m:r>
              <m:r>
                <w:rPr>
                  <w:rFonts w:ascii="Cambria Math" w:hAnsi="Cambria Math" w:cstheme="minorHAnsi"/>
                  <w:sz w:val="32"/>
                  <w:szCs w:val="32"/>
                </w:rPr>
                <m:t>=1</m:t>
              </m:r>
            </m:oMath>
            <w:r w:rsidRPr="008203BC">
              <w:rPr>
                <w:rFonts w:cstheme="minorHAnsi"/>
                <w:sz w:val="32"/>
                <w:szCs w:val="32"/>
              </w:rPr>
              <w:t xml:space="preserve">,  </w:t>
            </w:r>
            <w:commentRangeStart w:id="15"/>
            <w:r w:rsidRPr="008203BC">
              <w:rPr>
                <w:rFonts w:cstheme="minorHAnsi"/>
                <w:sz w:val="32"/>
                <w:szCs w:val="32"/>
              </w:rPr>
              <w:t>el resultado</w:t>
            </w:r>
            <w:commentRangeEnd w:id="15"/>
            <w:r w:rsidR="006737EF" w:rsidRPr="008203BC">
              <w:rPr>
                <w:rStyle w:val="Refdecomentario"/>
                <w:rFonts w:cstheme="minorHAnsi"/>
                <w:sz w:val="32"/>
                <w:szCs w:val="32"/>
              </w:rPr>
              <w:commentReference w:id="15"/>
            </w:r>
            <w:r w:rsidRPr="008203BC">
              <w:rPr>
                <w:rFonts w:cstheme="minorHAnsi"/>
                <w:sz w:val="32"/>
                <w:szCs w:val="32"/>
              </w:rPr>
              <w:t xml:space="preserve"> es &lt; 15</w:t>
            </w:r>
          </w:p>
          <w:p w14:paraId="2D35AF46" w14:textId="062153CC" w:rsidR="00B86F05" w:rsidRPr="00B86F05" w:rsidRDefault="00B86F05" w:rsidP="008203BC">
            <w:pPr>
              <w:rPr>
                <w:sz w:val="30"/>
                <w:szCs w:val="30"/>
              </w:rPr>
            </w:pPr>
          </w:p>
        </w:tc>
        <w:tc>
          <w:tcPr>
            <w:tcW w:w="2941" w:type="dxa"/>
            <w:shd w:val="clear" w:color="auto" w:fill="EE0000"/>
            <w:vAlign w:val="center"/>
          </w:tcPr>
          <w:p w14:paraId="7F91C95F" w14:textId="04919B3B" w:rsidR="00B86F05" w:rsidRPr="00B86F05" w:rsidRDefault="0073007B" w:rsidP="00B86F05">
            <w:pPr>
              <w:jc w:val="center"/>
              <w:rPr>
                <w:sz w:val="30"/>
                <w:szCs w:val="30"/>
              </w:rPr>
            </w:pPr>
            <w:r w:rsidRPr="0073007B">
              <w:rPr>
                <w:noProof/>
                <w:sz w:val="30"/>
                <w:szCs w:val="30"/>
                <w:lang w:val="es-ES" w:eastAsia="es-ES"/>
              </w:rPr>
              <w:drawing>
                <wp:inline distT="0" distB="0" distL="0" distR="0" wp14:anchorId="60FCE034" wp14:editId="0F00906B">
                  <wp:extent cx="854765" cy="1284458"/>
                  <wp:effectExtent l="0" t="0" r="2540" b="0"/>
                  <wp:docPr id="14613799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13799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3578" cy="1297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1" w:type="dxa"/>
            <w:shd w:val="clear" w:color="auto" w:fill="EE0000"/>
            <w:vAlign w:val="center"/>
          </w:tcPr>
          <w:p w14:paraId="77132E8B" w14:textId="268CAC7D" w:rsidR="00B30C5C" w:rsidRPr="00B30C5C" w:rsidRDefault="00B30C5C" w:rsidP="00B30C5C">
            <w:pPr>
              <w:jc w:val="center"/>
              <w:rPr>
                <w:rFonts w:cstheme="minorHAnsi"/>
                <w:sz w:val="32"/>
                <w:szCs w:val="32"/>
              </w:rPr>
            </w:pPr>
            <w:r w:rsidRPr="00B30C5C">
              <w:rPr>
                <w:rFonts w:cstheme="minorHAnsi"/>
                <w:sz w:val="32"/>
                <w:szCs w:val="32"/>
              </w:rPr>
              <w:t xml:space="preserve">Si </w:t>
            </w:r>
            <m:oMath>
              <m:r>
                <w:rPr>
                  <w:rFonts w:ascii="Cambria Math" w:hAnsi="Cambria Math" w:cstheme="minorHAnsi"/>
                  <w:sz w:val="32"/>
                  <w:szCs w:val="32"/>
                </w:rPr>
                <m:t>x=1</m:t>
              </m:r>
            </m:oMath>
            <w:del w:id="16" w:author="VERONICA MARTIN MOLINA" w:date="2026-07-29T12:40:00Z">
              <w:r w:rsidDel="006737EF">
                <w:rPr>
                  <w:rFonts w:eastAsiaTheme="minorEastAsia" w:cstheme="minorHAnsi"/>
                  <w:sz w:val="32"/>
                  <w:szCs w:val="32"/>
                </w:rPr>
                <w:delText>;</w:delText>
              </w:r>
            </w:del>
            <w:ins w:id="17" w:author="VERONICA MARTIN MOLINA" w:date="2026-07-29T12:40:00Z">
              <w:r w:rsidR="006737EF">
                <w:rPr>
                  <w:rFonts w:eastAsiaTheme="minorEastAsia" w:cstheme="minorHAnsi"/>
                  <w:sz w:val="32"/>
                  <w:szCs w:val="32"/>
                </w:rPr>
                <w:t>,</w:t>
              </w:r>
            </w:ins>
            <w:r w:rsidRPr="00B30C5C">
              <w:rPr>
                <w:rFonts w:cstheme="minorHAnsi"/>
                <w:sz w:val="32"/>
                <w:szCs w:val="32"/>
              </w:rPr>
              <w:t xml:space="preserve"> </w:t>
            </w:r>
            <m:oMath>
              <m:r>
                <w:rPr>
                  <w:rFonts w:ascii="Cambria Math" w:hAnsi="Cambria Math" w:cstheme="minorHAnsi"/>
                  <w:sz w:val="32"/>
                  <w:szCs w:val="32"/>
                </w:rPr>
                <m:t>y=3</m:t>
              </m:r>
            </m:oMath>
            <w:r w:rsidRPr="00B30C5C">
              <w:rPr>
                <w:rFonts w:cstheme="minorHAnsi"/>
                <w:sz w:val="32"/>
                <w:szCs w:val="32"/>
              </w:rPr>
              <w:t>, el resultado es</w:t>
            </w:r>
            <w:r>
              <w:rPr>
                <w:rFonts w:cstheme="minorHAnsi"/>
                <w:sz w:val="32"/>
                <w:szCs w:val="32"/>
              </w:rPr>
              <w:t xml:space="preserve"> &lt; </w:t>
            </w:r>
            <m:oMath>
              <m:r>
                <w:rPr>
                  <w:rFonts w:ascii="Cambria Math" w:hAnsi="Cambria Math" w:cstheme="minorHAnsi"/>
                  <w:sz w:val="32"/>
                  <w:szCs w:val="32"/>
                </w:rPr>
                <m:t>7</m:t>
              </m:r>
            </m:oMath>
          </w:p>
          <w:p w14:paraId="16E74384" w14:textId="77777777" w:rsidR="00B86F05" w:rsidRPr="00B86F05" w:rsidRDefault="00B86F05" w:rsidP="00B86F05">
            <w:pPr>
              <w:jc w:val="center"/>
              <w:rPr>
                <w:sz w:val="30"/>
                <w:szCs w:val="30"/>
              </w:rPr>
            </w:pPr>
          </w:p>
        </w:tc>
      </w:tr>
    </w:tbl>
    <w:p w14:paraId="69107643" w14:textId="77777777" w:rsidR="00B86F05" w:rsidRDefault="00B86F05"/>
    <w:sectPr w:rsidR="00B86F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VERONICA MARTIN MOLINA" w:date="2026-07-29T13:10:00Z" w:initials="VMM">
    <w:p w14:paraId="5718C6A4" w14:textId="229B67CD" w:rsidR="004A3DCE" w:rsidRDefault="004A3DCE">
      <w:pPr>
        <w:pStyle w:val="Textocomentario"/>
      </w:pPr>
      <w:r>
        <w:rPr>
          <w:rStyle w:val="Refdecomentario"/>
        </w:rPr>
        <w:annotationRef/>
      </w:r>
      <w:r>
        <w:t>Esta carta no sé si la entiendo del todo. ¿Te refieres a que, si tienes por ejemplo x, puedes sumar otra x?</w:t>
      </w:r>
    </w:p>
  </w:comment>
  <w:comment w:id="1" w:author="Viviana Bermudez" w:date="2026-07-29T14:24:00Z" w:initials="VB">
    <w:p w14:paraId="56AB597D" w14:textId="77777777" w:rsidR="006E659A" w:rsidRDefault="006E659A" w:rsidP="006E659A">
      <w:pPr>
        <w:pStyle w:val="Textocomentario"/>
      </w:pPr>
      <w:r>
        <w:rPr>
          <w:rStyle w:val="Refdecomentario"/>
        </w:rPr>
        <w:annotationRef/>
      </w:r>
      <w:r>
        <w:t>Si, pero si tienes 2x podrías agregar otro 2x</w:t>
      </w:r>
    </w:p>
  </w:comment>
  <w:comment w:id="2" w:author="VERONICA MARTIN MOLINA" w:date="2026-07-29T13:12:00Z" w:initials="VMM">
    <w:p w14:paraId="3EE9DAEC" w14:textId="04F0F906" w:rsidR="004A3DCE" w:rsidRDefault="004A3DCE">
      <w:pPr>
        <w:pStyle w:val="Textocomentario"/>
      </w:pPr>
      <w:r>
        <w:rPr>
          <w:rStyle w:val="Refdecomentario"/>
        </w:rPr>
        <w:annotationRef/>
      </w:r>
      <w:r>
        <w:t>¿a qué te refieres con este “hasta”?</w:t>
      </w:r>
    </w:p>
  </w:comment>
  <w:comment w:id="3" w:author="Viviana Bermudez" w:date="2026-07-29T14:16:00Z" w:initials="VB">
    <w:p w14:paraId="1DC8DF6C" w14:textId="77777777" w:rsidR="006E659A" w:rsidRDefault="006E659A" w:rsidP="006E659A">
      <w:pPr>
        <w:pStyle w:val="Textocomentario"/>
      </w:pPr>
      <w:r>
        <w:rPr>
          <w:rStyle w:val="Refdecomentario"/>
        </w:rPr>
        <w:annotationRef/>
      </w:r>
      <w:r>
        <w:t>Que puede añadir 1, 2 o 3, los que le hagan falta</w:t>
      </w:r>
    </w:p>
  </w:comment>
  <w:comment w:id="4" w:author="VERONICA MARTIN MOLINA" w:date="2026-07-29T13:14:00Z" w:initials="VMM">
    <w:p w14:paraId="2B8DFFD2" w14:textId="2147DF6A" w:rsidR="004A3DCE" w:rsidRDefault="004A3DCE">
      <w:pPr>
        <w:pStyle w:val="Textocomentario"/>
      </w:pPr>
      <w:r>
        <w:rPr>
          <w:rStyle w:val="Refdecomentario"/>
        </w:rPr>
        <w:annotationRef/>
      </w:r>
      <w:r>
        <w:t>Explica en algún sitio del TFM qué es el algeplano, con una referencia</w:t>
      </w:r>
      <w:r w:rsidR="005B6C72">
        <w:t>.</w:t>
      </w:r>
    </w:p>
    <w:p w14:paraId="5D52B66E" w14:textId="3843CAC6" w:rsidR="005B6C72" w:rsidRDefault="005B6C72">
      <w:pPr>
        <w:pStyle w:val="Textocomentario"/>
      </w:pPr>
      <w:r>
        <w:t>Yo no lo conocía</w:t>
      </w:r>
    </w:p>
  </w:comment>
  <w:comment w:id="5" w:author="Viviana Bermudez" w:date="2026-07-29T14:18:00Z" w:initials="VB">
    <w:p w14:paraId="3789258F" w14:textId="77777777" w:rsidR="006E659A" w:rsidRDefault="006E659A" w:rsidP="006E659A">
      <w:pPr>
        <w:pStyle w:val="Textocomentario"/>
      </w:pPr>
      <w:r>
        <w:rPr>
          <w:rStyle w:val="Refdecomentario"/>
        </w:rPr>
        <w:annotationRef/>
      </w:r>
      <w:r>
        <w:t>Este era el que te mencionaba un día en la oficina, representas expresiones con él, y al formar un rectángulo tienes la expresión factorizada, yo lo usaba con 2 de la eso</w:t>
      </w:r>
    </w:p>
  </w:comment>
  <w:comment w:id="6" w:author="Viviana Bermudez" w:date="2026-07-29T14:26:00Z" w:initials="VB">
    <w:p w14:paraId="2905426F" w14:textId="77777777" w:rsidR="0007404A" w:rsidRDefault="0007404A" w:rsidP="0007404A">
      <w:pPr>
        <w:pStyle w:val="Textocomentario"/>
      </w:pPr>
      <w:r>
        <w:rPr>
          <w:rStyle w:val="Refdecomentario"/>
        </w:rPr>
        <w:annotationRef/>
      </w:r>
      <w:r>
        <w:t>Las rojas representan lo negativo, no se puede usar con todas las expresiones, pero es una forma de relacionar área con expresiones</w:t>
      </w:r>
    </w:p>
  </w:comment>
  <w:comment w:id="10" w:author="VERONICA MARTIN MOLINA" w:date="2026-07-29T12:39:00Z" w:initials="VMM">
    <w:p w14:paraId="3A94512A" w14:textId="00A90007" w:rsidR="006737EF" w:rsidRDefault="006737EF">
      <w:pPr>
        <w:pStyle w:val="Textocomentario"/>
      </w:pPr>
      <w:r>
        <w:rPr>
          <w:rStyle w:val="Refdecomentario"/>
        </w:rPr>
        <w:annotationRef/>
      </w:r>
      <w:r>
        <w:t>O “y” o “1” o lo que sea, pero fijaría el lado.</w:t>
      </w:r>
    </w:p>
  </w:comment>
  <w:comment w:id="11" w:author="Viviana Bermudez" w:date="2026-07-29T14:19:00Z" w:initials="VB">
    <w:p w14:paraId="390499FD" w14:textId="77777777" w:rsidR="006E659A" w:rsidRDefault="006E659A" w:rsidP="006E659A">
      <w:pPr>
        <w:pStyle w:val="Textocomentario"/>
      </w:pPr>
      <w:r>
        <w:rPr>
          <w:rStyle w:val="Refdecomentario"/>
        </w:rPr>
        <w:annotationRef/>
      </w:r>
      <w:r>
        <w:t>Es que la intensión era que sirviera tanto 3x como 3y porque ambos representan cualquier número. Lo tenía en imagen en las fáciles pero la borré</w:t>
      </w:r>
    </w:p>
  </w:comment>
  <w:comment w:id="12" w:author="VERONICA MARTIN MOLINA" w:date="2026-07-29T12:41:00Z" w:initials="VMM">
    <w:p w14:paraId="3CEC9FED" w14:textId="4E94677B" w:rsidR="006737EF" w:rsidRDefault="006737EF">
      <w:pPr>
        <w:pStyle w:val="Textocomentario"/>
      </w:pPr>
      <w:r>
        <w:rPr>
          <w:rStyle w:val="Refdecomentario"/>
        </w:rPr>
        <w:annotationRef/>
      </w:r>
      <w:r>
        <w:t>¿qué expresión? Podrías fijarla tú diciendo “la suma de los 5 dados” o algo así.</w:t>
      </w:r>
    </w:p>
  </w:comment>
  <w:comment w:id="13" w:author="Viviana Bermudez" w:date="2026-07-29T14:21:00Z" w:initials="VB">
    <w:p w14:paraId="08B56292" w14:textId="77777777" w:rsidR="006E659A" w:rsidRDefault="006E659A" w:rsidP="006E659A">
      <w:pPr>
        <w:pStyle w:val="Textocomentario"/>
      </w:pPr>
      <w:r>
        <w:rPr>
          <w:rStyle w:val="Refdecomentario"/>
        </w:rPr>
        <w:annotationRef/>
      </w:r>
      <w:r>
        <w:t>Tienes razón</w:t>
      </w:r>
    </w:p>
  </w:comment>
  <w:comment w:id="15" w:author="VERONICA MARTIN MOLINA" w:date="2026-07-29T12:40:00Z" w:initials="VMM">
    <w:p w14:paraId="7DC2046F" w14:textId="55DA90AA" w:rsidR="006737EF" w:rsidRDefault="006737EF">
      <w:pPr>
        <w:pStyle w:val="Textocomentario"/>
      </w:pPr>
      <w:r>
        <w:rPr>
          <w:rStyle w:val="Refdecomentario"/>
        </w:rPr>
        <w:annotationRef/>
      </w:r>
      <w:r>
        <w:t>¿el resultado de qué? Habría que tener una expresión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718C6A4" w15:done="0"/>
  <w15:commentEx w15:paraId="56AB597D" w15:paraIdParent="5718C6A4" w15:done="0"/>
  <w15:commentEx w15:paraId="3EE9DAEC" w15:done="0"/>
  <w15:commentEx w15:paraId="1DC8DF6C" w15:paraIdParent="3EE9DAEC" w15:done="0"/>
  <w15:commentEx w15:paraId="5D52B66E" w15:done="0"/>
  <w15:commentEx w15:paraId="3789258F" w15:paraIdParent="5D52B66E" w15:done="0"/>
  <w15:commentEx w15:paraId="2905426F" w15:paraIdParent="5D52B66E" w15:done="0"/>
  <w15:commentEx w15:paraId="3A94512A" w15:done="0"/>
  <w15:commentEx w15:paraId="390499FD" w15:paraIdParent="3A94512A" w15:done="0"/>
  <w15:commentEx w15:paraId="3CEC9FED" w15:done="0"/>
  <w15:commentEx w15:paraId="08B56292" w15:paraIdParent="3CEC9FED" w15:done="0"/>
  <w15:commentEx w15:paraId="7DC2046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2C2B41A" w16cex:dateUtc="2026-07-29T12:24:00Z"/>
  <w16cex:commentExtensible w16cex:durableId="2809B998" w16cex:dateUtc="2026-07-29T12:16:00Z"/>
  <w16cex:commentExtensible w16cex:durableId="12BEF517" w16cex:dateUtc="2026-07-29T12:18:00Z"/>
  <w16cex:commentExtensible w16cex:durableId="6EF74EB7" w16cex:dateUtc="2026-07-29T12:26:00Z"/>
  <w16cex:commentExtensible w16cex:durableId="1D9EF7B6" w16cex:dateUtc="2026-07-29T12:19:00Z"/>
  <w16cex:commentExtensible w16cex:durableId="7682DA88" w16cex:dateUtc="2026-07-29T12:2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718C6A4" w16cid:durableId="5718C6A4"/>
  <w16cid:commentId w16cid:paraId="56AB597D" w16cid:durableId="72C2B41A"/>
  <w16cid:commentId w16cid:paraId="3EE9DAEC" w16cid:durableId="3EE9DAEC"/>
  <w16cid:commentId w16cid:paraId="1DC8DF6C" w16cid:durableId="2809B998"/>
  <w16cid:commentId w16cid:paraId="5D52B66E" w16cid:durableId="5D52B66E"/>
  <w16cid:commentId w16cid:paraId="3789258F" w16cid:durableId="12BEF517"/>
  <w16cid:commentId w16cid:paraId="2905426F" w16cid:durableId="6EF74EB7"/>
  <w16cid:commentId w16cid:paraId="3A94512A" w16cid:durableId="3A94512A"/>
  <w16cid:commentId w16cid:paraId="390499FD" w16cid:durableId="1D9EF7B6"/>
  <w16cid:commentId w16cid:paraId="3CEC9FED" w16cid:durableId="3CEC9FED"/>
  <w16cid:commentId w16cid:paraId="08B56292" w16cid:durableId="7682DA88"/>
  <w16cid:commentId w16cid:paraId="7DC2046F" w16cid:durableId="7DC2046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F14FD"/>
    <w:multiLevelType w:val="multilevel"/>
    <w:tmpl w:val="E1224EE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1202C"/>
    <w:multiLevelType w:val="multilevel"/>
    <w:tmpl w:val="AB184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885C5C"/>
    <w:multiLevelType w:val="multilevel"/>
    <w:tmpl w:val="E1224EE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23CA6"/>
    <w:multiLevelType w:val="multilevel"/>
    <w:tmpl w:val="CC5E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131A71"/>
    <w:multiLevelType w:val="multilevel"/>
    <w:tmpl w:val="41C45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11254C"/>
    <w:multiLevelType w:val="hybridMultilevel"/>
    <w:tmpl w:val="E196C19C"/>
    <w:lvl w:ilvl="0" w:tplc="5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6267DE9"/>
    <w:multiLevelType w:val="multilevel"/>
    <w:tmpl w:val="4CCCA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454BFA"/>
    <w:multiLevelType w:val="multilevel"/>
    <w:tmpl w:val="E1224EE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F55F60"/>
    <w:multiLevelType w:val="multilevel"/>
    <w:tmpl w:val="E1224EE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2A2AB4"/>
    <w:multiLevelType w:val="multilevel"/>
    <w:tmpl w:val="E1224EE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4C30D5"/>
    <w:multiLevelType w:val="multilevel"/>
    <w:tmpl w:val="E1224EE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4B2FE4"/>
    <w:multiLevelType w:val="multilevel"/>
    <w:tmpl w:val="F44A4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B34573"/>
    <w:multiLevelType w:val="multilevel"/>
    <w:tmpl w:val="FFA2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220335">
    <w:abstractNumId w:val="11"/>
  </w:num>
  <w:num w:numId="2" w16cid:durableId="442111105">
    <w:abstractNumId w:val="3"/>
  </w:num>
  <w:num w:numId="3" w16cid:durableId="956790696">
    <w:abstractNumId w:val="4"/>
  </w:num>
  <w:num w:numId="4" w16cid:durableId="650528287">
    <w:abstractNumId w:val="5"/>
  </w:num>
  <w:num w:numId="5" w16cid:durableId="907962483">
    <w:abstractNumId w:val="8"/>
  </w:num>
  <w:num w:numId="6" w16cid:durableId="1694040621">
    <w:abstractNumId w:val="12"/>
  </w:num>
  <w:num w:numId="7" w16cid:durableId="332492525">
    <w:abstractNumId w:val="1"/>
  </w:num>
  <w:num w:numId="8" w16cid:durableId="797380723">
    <w:abstractNumId w:val="6"/>
  </w:num>
  <w:num w:numId="9" w16cid:durableId="1298604134">
    <w:abstractNumId w:val="2"/>
  </w:num>
  <w:num w:numId="10" w16cid:durableId="1828015360">
    <w:abstractNumId w:val="7"/>
  </w:num>
  <w:num w:numId="11" w16cid:durableId="853962597">
    <w:abstractNumId w:val="10"/>
  </w:num>
  <w:num w:numId="12" w16cid:durableId="1207450783">
    <w:abstractNumId w:val="0"/>
  </w:num>
  <w:num w:numId="13" w16cid:durableId="1970165066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VERONICA MARTIN MOLINA">
    <w15:presenceInfo w15:providerId="None" w15:userId="VERONICA MARTIN MOLINA"/>
  </w15:person>
  <w15:person w15:author="Viviana Bermudez">
    <w15:presenceInfo w15:providerId="Windows Live" w15:userId="530c664f43b1d45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1572"/>
    <w:rsid w:val="0007404A"/>
    <w:rsid w:val="00094489"/>
    <w:rsid w:val="001135A9"/>
    <w:rsid w:val="00144B5C"/>
    <w:rsid w:val="002F2409"/>
    <w:rsid w:val="00336928"/>
    <w:rsid w:val="00400F89"/>
    <w:rsid w:val="004A3DCE"/>
    <w:rsid w:val="0054660C"/>
    <w:rsid w:val="005549E3"/>
    <w:rsid w:val="005B6C72"/>
    <w:rsid w:val="005C0D12"/>
    <w:rsid w:val="005C18E9"/>
    <w:rsid w:val="005C70EF"/>
    <w:rsid w:val="00621587"/>
    <w:rsid w:val="006737EF"/>
    <w:rsid w:val="00676416"/>
    <w:rsid w:val="006E3EE9"/>
    <w:rsid w:val="006E659A"/>
    <w:rsid w:val="0073007B"/>
    <w:rsid w:val="00782EA6"/>
    <w:rsid w:val="007C5400"/>
    <w:rsid w:val="008203BC"/>
    <w:rsid w:val="00862C4C"/>
    <w:rsid w:val="009019AD"/>
    <w:rsid w:val="00957950"/>
    <w:rsid w:val="009B369C"/>
    <w:rsid w:val="009C649F"/>
    <w:rsid w:val="00A74901"/>
    <w:rsid w:val="00AC667D"/>
    <w:rsid w:val="00B30C5C"/>
    <w:rsid w:val="00B86F05"/>
    <w:rsid w:val="00BE5A94"/>
    <w:rsid w:val="00C068AD"/>
    <w:rsid w:val="00C71572"/>
    <w:rsid w:val="00C87C17"/>
    <w:rsid w:val="00CD61F0"/>
    <w:rsid w:val="00D82B81"/>
    <w:rsid w:val="00D90A25"/>
    <w:rsid w:val="00DE4D80"/>
    <w:rsid w:val="00DF37A7"/>
    <w:rsid w:val="00DF6E12"/>
    <w:rsid w:val="00FF7F04"/>
    <w:rsid w:val="00FF7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DFFA587"/>
  <w15:chartTrackingRefBased/>
  <w15:docId w15:val="{9A8A5F56-516B-45EC-B491-A27F398E6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715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715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15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15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15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15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15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15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15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15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715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15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157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157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15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157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15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15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715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15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715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15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15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157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157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157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15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157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1572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715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5549E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5549E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5549E3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549E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549E3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549E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549E3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CD61F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CD61F0"/>
    <w:rPr>
      <w:color w:val="605E5C"/>
      <w:shd w:val="clear" w:color="auto" w:fill="E1DFDD"/>
    </w:rPr>
  </w:style>
  <w:style w:type="paragraph" w:styleId="Revisin">
    <w:name w:val="Revision"/>
    <w:hidden/>
    <w:uiPriority w:val="99"/>
    <w:semiHidden/>
    <w:rsid w:val="006E659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11/relationships/people" Target="people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image" Target="media/image2.png"/><Relationship Id="rId5" Type="http://schemas.openxmlformats.org/officeDocument/2006/relationships/comments" Target="comments.xml"/><Relationship Id="rId15" Type="http://schemas.openxmlformats.org/officeDocument/2006/relationships/fontTable" Target="fontTable.xml"/><Relationship Id="rId10" Type="http://schemas.openxmlformats.org/officeDocument/2006/relationships/hyperlink" Target="https://polypad.amplify.com/p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789</TotalTime>
  <Pages>1</Pages>
  <Words>290</Words>
  <Characters>1597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Viviana Bermudez</dc:creator>
  <cp:keywords/>
  <dc:description/>
  <cp:lastModifiedBy>Viviana Bermudez</cp:lastModifiedBy>
  <cp:revision>20</cp:revision>
  <dcterms:created xsi:type="dcterms:W3CDTF">2026-07-24T22:22:00Z</dcterms:created>
  <dcterms:modified xsi:type="dcterms:W3CDTF">2026-07-29T21:14:00Z</dcterms:modified>
</cp:coreProperties>
</file>