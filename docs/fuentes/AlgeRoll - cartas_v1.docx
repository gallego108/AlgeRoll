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9A353" w14:textId="31744E34" w:rsidR="00621587" w:rsidRPr="00B86F05" w:rsidRDefault="00B86F05">
      <w:pPr>
        <w:rPr>
          <w:sz w:val="60"/>
          <w:szCs w:val="60"/>
        </w:rPr>
      </w:pPr>
      <w:r w:rsidRPr="00B86F05">
        <w:rPr>
          <w:sz w:val="60"/>
          <w:szCs w:val="60"/>
        </w:rPr>
        <w:t>Cartas de ayuda</w:t>
      </w:r>
      <w:r>
        <w:rPr>
          <w:sz w:val="60"/>
          <w:szCs w:val="60"/>
        </w:rPr>
        <w:t xml:space="preserve"> (40)</w:t>
      </w:r>
    </w:p>
    <w:tbl>
      <w:tblPr>
        <w:tblStyle w:val="Tablaconcuadrcula"/>
        <w:tblW w:w="9246" w:type="dxa"/>
        <w:tblLook w:val="04A0" w:firstRow="1" w:lastRow="0" w:firstColumn="1" w:lastColumn="0" w:noHBand="0" w:noVBand="1"/>
      </w:tblPr>
      <w:tblGrid>
        <w:gridCol w:w="2311"/>
        <w:gridCol w:w="2311"/>
        <w:gridCol w:w="2312"/>
        <w:gridCol w:w="2312"/>
      </w:tblGrid>
      <w:tr w:rsidR="00621587" w:rsidRPr="00957950" w14:paraId="538ECC24" w14:textId="77777777" w:rsidTr="00957950">
        <w:trPr>
          <w:trHeight w:val="2124"/>
        </w:trPr>
        <w:tc>
          <w:tcPr>
            <w:tcW w:w="2311" w:type="dxa"/>
            <w:vAlign w:val="center"/>
          </w:tcPr>
          <w:p w14:paraId="2E80DCB8" w14:textId="1D79F178" w:rsidR="00621587" w:rsidRPr="00957950" w:rsidRDefault="00621587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 xml:space="preserve">Multiplica un término por </w:t>
            </w:r>
            <w:r w:rsidR="006E3EE9">
              <w:rPr>
                <w:sz w:val="32"/>
                <w:szCs w:val="32"/>
              </w:rPr>
              <w:t>3</w:t>
            </w:r>
          </w:p>
        </w:tc>
        <w:tc>
          <w:tcPr>
            <w:tcW w:w="2311" w:type="dxa"/>
            <w:vAlign w:val="center"/>
          </w:tcPr>
          <w:p w14:paraId="20A04BCC" w14:textId="321DE8BE" w:rsidR="00621587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 xml:space="preserve">Multiplica un término por </w:t>
            </w:r>
            <w:r>
              <w:rPr>
                <w:sz w:val="32"/>
                <w:szCs w:val="32"/>
              </w:rPr>
              <w:t>3</w:t>
            </w:r>
          </w:p>
        </w:tc>
        <w:tc>
          <w:tcPr>
            <w:tcW w:w="2312" w:type="dxa"/>
            <w:vAlign w:val="center"/>
          </w:tcPr>
          <w:p w14:paraId="248B2186" w14:textId="5698BD42" w:rsidR="00CB71AE" w:rsidRPr="00957950" w:rsidRDefault="007C5400" w:rsidP="00CB71A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Añade un término</w:t>
            </w:r>
          </w:p>
          <w:p w14:paraId="4088997E" w14:textId="283DE951" w:rsidR="00621587" w:rsidRPr="00957950" w:rsidRDefault="00621587" w:rsidP="007C540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312" w:type="dxa"/>
            <w:vAlign w:val="center"/>
          </w:tcPr>
          <w:p w14:paraId="6097E3E7" w14:textId="7BCA033A" w:rsidR="00CB71AE" w:rsidRPr="006E3EE9" w:rsidRDefault="007C5400" w:rsidP="00CB71AE">
            <w:pPr>
              <w:jc w:val="center"/>
              <w:rPr>
                <w:sz w:val="24"/>
                <w:szCs w:val="24"/>
              </w:rPr>
            </w:pPr>
            <w:r>
              <w:rPr>
                <w:sz w:val="32"/>
                <w:szCs w:val="32"/>
              </w:rPr>
              <w:t>Añade un término</w:t>
            </w:r>
          </w:p>
          <w:p w14:paraId="53753C15" w14:textId="3CA15FFF" w:rsidR="006E3EE9" w:rsidRPr="006E3EE9" w:rsidRDefault="006E3EE9" w:rsidP="007C5400">
            <w:pPr>
              <w:jc w:val="center"/>
              <w:rPr>
                <w:sz w:val="24"/>
                <w:szCs w:val="24"/>
              </w:rPr>
            </w:pPr>
          </w:p>
        </w:tc>
      </w:tr>
      <w:tr w:rsidR="00621587" w:rsidRPr="00957950" w14:paraId="6522CD41" w14:textId="77777777" w:rsidTr="00957950">
        <w:trPr>
          <w:trHeight w:val="2006"/>
        </w:trPr>
        <w:tc>
          <w:tcPr>
            <w:tcW w:w="2311" w:type="dxa"/>
            <w:vAlign w:val="center"/>
          </w:tcPr>
          <w:p w14:paraId="283A6B1A" w14:textId="0E02B92F" w:rsidR="00621587" w:rsidRPr="00957950" w:rsidRDefault="00621587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Cambia un dado por su cara opuesta</w:t>
            </w:r>
          </w:p>
        </w:tc>
        <w:tc>
          <w:tcPr>
            <w:tcW w:w="2311" w:type="dxa"/>
            <w:vAlign w:val="center"/>
          </w:tcPr>
          <w:p w14:paraId="642B9F1B" w14:textId="0E0BF28E" w:rsidR="00621587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Cambia un dado por su cara opuesta</w:t>
            </w:r>
          </w:p>
        </w:tc>
        <w:tc>
          <w:tcPr>
            <w:tcW w:w="2312" w:type="dxa"/>
            <w:vAlign w:val="center"/>
          </w:tcPr>
          <w:p w14:paraId="1FC754A9" w14:textId="0674BF1D" w:rsidR="007E6EC4" w:rsidRPr="00957950" w:rsidRDefault="007E6EC4" w:rsidP="007E6EC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Cambia un dado por un x²</w:t>
            </w:r>
          </w:p>
          <w:p w14:paraId="7883C6C4" w14:textId="42B0FF5E" w:rsidR="00621587" w:rsidRPr="00957950" w:rsidRDefault="00621587" w:rsidP="007E6EC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312" w:type="dxa"/>
            <w:vAlign w:val="center"/>
          </w:tcPr>
          <w:p w14:paraId="0385822C" w14:textId="77777777" w:rsidR="007E6EC4" w:rsidRPr="00957950" w:rsidRDefault="007E6EC4" w:rsidP="007E6EC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Cambia un dado por un x²</w:t>
            </w:r>
          </w:p>
          <w:p w14:paraId="726D45FC" w14:textId="7928D956" w:rsidR="006E3EE9" w:rsidRPr="006E3EE9" w:rsidRDefault="006E3EE9" w:rsidP="00957950">
            <w:pPr>
              <w:jc w:val="center"/>
              <w:rPr>
                <w:sz w:val="24"/>
                <w:szCs w:val="24"/>
              </w:rPr>
            </w:pPr>
          </w:p>
        </w:tc>
      </w:tr>
      <w:tr w:rsidR="00621587" w:rsidRPr="00957950" w14:paraId="2F7917C7" w14:textId="77777777" w:rsidTr="00957950">
        <w:trPr>
          <w:trHeight w:val="2124"/>
        </w:trPr>
        <w:tc>
          <w:tcPr>
            <w:tcW w:w="2311" w:type="dxa"/>
            <w:vAlign w:val="center"/>
          </w:tcPr>
          <w:p w14:paraId="0329286F" w14:textId="6835286F" w:rsidR="00DE4D80" w:rsidRPr="00957950" w:rsidRDefault="006E3EE9" w:rsidP="00DE4D8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Añade </w:t>
            </w:r>
            <w:r w:rsidR="007C5400">
              <w:rPr>
                <w:sz w:val="32"/>
                <w:szCs w:val="32"/>
              </w:rPr>
              <w:t>las X que quieras</w:t>
            </w:r>
          </w:p>
        </w:tc>
        <w:tc>
          <w:tcPr>
            <w:tcW w:w="2311" w:type="dxa"/>
            <w:vAlign w:val="center"/>
          </w:tcPr>
          <w:p w14:paraId="5D00DA6D" w14:textId="11765971" w:rsidR="007C5400" w:rsidRPr="00957950" w:rsidRDefault="007C5400" w:rsidP="007C54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Añade las X que quieras</w:t>
            </w:r>
          </w:p>
        </w:tc>
        <w:tc>
          <w:tcPr>
            <w:tcW w:w="2312" w:type="dxa"/>
            <w:vAlign w:val="center"/>
          </w:tcPr>
          <w:p w14:paraId="04C878F8" w14:textId="6E2B580D" w:rsidR="00621587" w:rsidRPr="00957950" w:rsidRDefault="0095795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 xml:space="preserve">Convierte un </w:t>
            </w:r>
            <w:r w:rsidR="007E6EC4">
              <w:rPr>
                <w:sz w:val="32"/>
                <w:szCs w:val="32"/>
              </w:rPr>
              <w:t>dado</w:t>
            </w:r>
            <w:r w:rsidRPr="00957950">
              <w:rPr>
                <w:sz w:val="32"/>
                <w:szCs w:val="32"/>
              </w:rPr>
              <w:t xml:space="preserve"> en 1</w:t>
            </w:r>
          </w:p>
        </w:tc>
        <w:tc>
          <w:tcPr>
            <w:tcW w:w="2312" w:type="dxa"/>
            <w:vAlign w:val="center"/>
          </w:tcPr>
          <w:p w14:paraId="19D585C2" w14:textId="076F417A" w:rsidR="00621587" w:rsidRPr="00957950" w:rsidRDefault="00DE4D8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 xml:space="preserve">Convierte un </w:t>
            </w:r>
            <w:r w:rsidR="007E6EC4">
              <w:rPr>
                <w:sz w:val="32"/>
                <w:szCs w:val="32"/>
              </w:rPr>
              <w:t>dado</w:t>
            </w:r>
            <w:r w:rsidRPr="00957950">
              <w:rPr>
                <w:sz w:val="32"/>
                <w:szCs w:val="32"/>
              </w:rPr>
              <w:t xml:space="preserve"> en 1</w:t>
            </w:r>
          </w:p>
        </w:tc>
      </w:tr>
      <w:tr w:rsidR="00621587" w:rsidRPr="00957950" w14:paraId="678E44DD" w14:textId="77777777" w:rsidTr="00957950">
        <w:trPr>
          <w:trHeight w:val="2006"/>
        </w:trPr>
        <w:tc>
          <w:tcPr>
            <w:tcW w:w="2311" w:type="dxa"/>
            <w:vAlign w:val="center"/>
          </w:tcPr>
          <w:p w14:paraId="5391FEE4" w14:textId="53C6449F" w:rsidR="00621587" w:rsidRPr="00957950" w:rsidRDefault="00DE4D80" w:rsidP="0095795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Añade las Y que quieras</w:t>
            </w:r>
          </w:p>
        </w:tc>
        <w:tc>
          <w:tcPr>
            <w:tcW w:w="2311" w:type="dxa"/>
            <w:vAlign w:val="center"/>
          </w:tcPr>
          <w:p w14:paraId="22EC4340" w14:textId="7BF8220C" w:rsidR="00621587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Añade las Y que quieras</w:t>
            </w:r>
          </w:p>
        </w:tc>
        <w:tc>
          <w:tcPr>
            <w:tcW w:w="2312" w:type="dxa"/>
            <w:vAlign w:val="center"/>
          </w:tcPr>
          <w:p w14:paraId="5CDCC098" w14:textId="7769918E" w:rsidR="00621587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 xml:space="preserve">Cambia </w:t>
            </w:r>
            <w:r>
              <w:rPr>
                <w:sz w:val="32"/>
                <w:szCs w:val="32"/>
              </w:rPr>
              <w:t>una Y por una X</w:t>
            </w:r>
          </w:p>
        </w:tc>
        <w:tc>
          <w:tcPr>
            <w:tcW w:w="2312" w:type="dxa"/>
            <w:vAlign w:val="center"/>
          </w:tcPr>
          <w:p w14:paraId="1BD578F6" w14:textId="0E5EC017" w:rsidR="00621587" w:rsidRPr="00957950" w:rsidRDefault="00DE4D8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 xml:space="preserve">Cambia </w:t>
            </w:r>
            <w:r>
              <w:rPr>
                <w:sz w:val="32"/>
                <w:szCs w:val="32"/>
              </w:rPr>
              <w:t>una Y por una X</w:t>
            </w:r>
          </w:p>
        </w:tc>
      </w:tr>
      <w:tr w:rsidR="00957950" w:rsidRPr="00957950" w14:paraId="75442914" w14:textId="77777777" w:rsidTr="007E6EC4">
        <w:trPr>
          <w:trHeight w:val="2006"/>
        </w:trPr>
        <w:tc>
          <w:tcPr>
            <w:tcW w:w="2311" w:type="dxa"/>
            <w:vAlign w:val="center"/>
          </w:tcPr>
          <w:p w14:paraId="2260E6DD" w14:textId="4D24066F" w:rsidR="00957950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Vuelve a tirar hasta 3 dados</w:t>
            </w:r>
          </w:p>
        </w:tc>
        <w:tc>
          <w:tcPr>
            <w:tcW w:w="2311" w:type="dxa"/>
            <w:vAlign w:val="center"/>
          </w:tcPr>
          <w:p w14:paraId="7A856E12" w14:textId="7A17A930" w:rsidR="00957950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Vuelve a tirar hasta 3 dados</w:t>
            </w:r>
          </w:p>
        </w:tc>
        <w:tc>
          <w:tcPr>
            <w:tcW w:w="2312" w:type="dxa"/>
            <w:vAlign w:val="center"/>
          </w:tcPr>
          <w:p w14:paraId="6BDC94CF" w14:textId="78C2809C" w:rsidR="00957950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Vuelve a tirar hasta 3 dados</w:t>
            </w:r>
          </w:p>
        </w:tc>
        <w:tc>
          <w:tcPr>
            <w:tcW w:w="2312" w:type="dxa"/>
            <w:vAlign w:val="center"/>
          </w:tcPr>
          <w:p w14:paraId="0845B52D" w14:textId="0ECE0AAD" w:rsidR="00957950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 xml:space="preserve">Vuelve a tirar </w:t>
            </w:r>
            <w:r>
              <w:rPr>
                <w:sz w:val="32"/>
                <w:szCs w:val="32"/>
              </w:rPr>
              <w:t>los dados que quieras</w:t>
            </w:r>
          </w:p>
        </w:tc>
      </w:tr>
      <w:tr w:rsidR="00621587" w:rsidRPr="00957950" w14:paraId="022C23FC" w14:textId="77777777" w:rsidTr="007E6EC4">
        <w:trPr>
          <w:trHeight w:val="2124"/>
        </w:trPr>
        <w:tc>
          <w:tcPr>
            <w:tcW w:w="2311" w:type="dxa"/>
            <w:vAlign w:val="center"/>
          </w:tcPr>
          <w:p w14:paraId="57F4C7C6" w14:textId="357B7AF4" w:rsidR="00621587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Vuelve a tirar hasta 2 dados</w:t>
            </w:r>
          </w:p>
        </w:tc>
        <w:tc>
          <w:tcPr>
            <w:tcW w:w="2311" w:type="dxa"/>
            <w:vAlign w:val="center"/>
          </w:tcPr>
          <w:p w14:paraId="64A0C993" w14:textId="4CFF0DAF" w:rsidR="00621587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Vuelve a tirar hasta 2 dados</w:t>
            </w:r>
          </w:p>
        </w:tc>
        <w:tc>
          <w:tcPr>
            <w:tcW w:w="2312" w:type="dxa"/>
            <w:vAlign w:val="center"/>
          </w:tcPr>
          <w:p w14:paraId="0761F3A8" w14:textId="1EE4D063" w:rsidR="00621587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Vuelve a tirar hasta 2 dados</w:t>
            </w:r>
          </w:p>
        </w:tc>
        <w:tc>
          <w:tcPr>
            <w:tcW w:w="2312" w:type="dxa"/>
            <w:vAlign w:val="center"/>
          </w:tcPr>
          <w:p w14:paraId="53CD330C" w14:textId="4B1B38D6" w:rsidR="00621587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Vuelve a tirar hasta 2 dados</w:t>
            </w:r>
          </w:p>
        </w:tc>
      </w:tr>
      <w:tr w:rsidR="00957950" w:rsidRPr="00957950" w14:paraId="014B97E7" w14:textId="77777777" w:rsidTr="007C5400">
        <w:trPr>
          <w:trHeight w:val="2124"/>
        </w:trPr>
        <w:tc>
          <w:tcPr>
            <w:tcW w:w="2311" w:type="dxa"/>
            <w:vAlign w:val="center"/>
          </w:tcPr>
          <w:p w14:paraId="5D4DFC81" w14:textId="7B1AD9C7" w:rsidR="00957950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lastRenderedPageBreak/>
              <w:t>Suma 2 a tu expresión</w:t>
            </w:r>
          </w:p>
        </w:tc>
        <w:tc>
          <w:tcPr>
            <w:tcW w:w="2311" w:type="dxa"/>
            <w:vAlign w:val="center"/>
          </w:tcPr>
          <w:p w14:paraId="13DCDAC6" w14:textId="386A54A5" w:rsidR="00957950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Suma 2 a tu expresión</w:t>
            </w:r>
          </w:p>
        </w:tc>
        <w:tc>
          <w:tcPr>
            <w:tcW w:w="2312" w:type="dxa"/>
            <w:vAlign w:val="center"/>
          </w:tcPr>
          <w:p w14:paraId="1AC1A5B7" w14:textId="7018C279" w:rsidR="00957950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 xml:space="preserve">Cambia </w:t>
            </w:r>
            <w:r>
              <w:rPr>
                <w:sz w:val="32"/>
                <w:szCs w:val="32"/>
              </w:rPr>
              <w:t>una X por una Y</w:t>
            </w:r>
          </w:p>
        </w:tc>
        <w:tc>
          <w:tcPr>
            <w:tcW w:w="2312" w:type="dxa"/>
            <w:vAlign w:val="center"/>
          </w:tcPr>
          <w:p w14:paraId="11FF1169" w14:textId="0E65B4BE" w:rsidR="007C5400" w:rsidRPr="00957950" w:rsidRDefault="007C5400" w:rsidP="007C540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 xml:space="preserve">Cambia </w:t>
            </w:r>
            <w:r>
              <w:rPr>
                <w:sz w:val="32"/>
                <w:szCs w:val="32"/>
              </w:rPr>
              <w:t>una X por una Y</w:t>
            </w:r>
          </w:p>
        </w:tc>
      </w:tr>
      <w:tr w:rsidR="007C5400" w:rsidRPr="00957950" w14:paraId="7E609BE1" w14:textId="77777777" w:rsidTr="00957950">
        <w:trPr>
          <w:trHeight w:val="2124"/>
        </w:trPr>
        <w:tc>
          <w:tcPr>
            <w:tcW w:w="2311" w:type="dxa"/>
            <w:vAlign w:val="center"/>
          </w:tcPr>
          <w:p w14:paraId="4D7615C7" w14:textId="0EBB130E" w:rsidR="007C5400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Modifica un dado </w:t>
            </w:r>
            <w:r w:rsidR="00A74901">
              <w:rPr>
                <w:sz w:val="32"/>
                <w:szCs w:val="32"/>
              </w:rPr>
              <w:t>para elegir la cara que quieras</w:t>
            </w:r>
          </w:p>
        </w:tc>
        <w:tc>
          <w:tcPr>
            <w:tcW w:w="2311" w:type="dxa"/>
            <w:vAlign w:val="center"/>
          </w:tcPr>
          <w:p w14:paraId="462E5872" w14:textId="17B91563" w:rsidR="007C5400" w:rsidRPr="00957950" w:rsidRDefault="00A74901" w:rsidP="0095795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Modifica un dado para elegir la cara que quieras</w:t>
            </w:r>
          </w:p>
        </w:tc>
        <w:tc>
          <w:tcPr>
            <w:tcW w:w="2312" w:type="dxa"/>
            <w:vAlign w:val="center"/>
          </w:tcPr>
          <w:p w14:paraId="7B03EF7E" w14:textId="64D04C31" w:rsidR="007C5400" w:rsidRPr="00957950" w:rsidRDefault="00DE4D80" w:rsidP="0095795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Modifica 2 dados como quieras</w:t>
            </w:r>
          </w:p>
        </w:tc>
        <w:tc>
          <w:tcPr>
            <w:tcW w:w="2312" w:type="dxa"/>
            <w:vAlign w:val="center"/>
          </w:tcPr>
          <w:p w14:paraId="6107AC0F" w14:textId="2607D13D" w:rsidR="007C5400" w:rsidRDefault="00DE4D80" w:rsidP="0095795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Modifica 2 dados como quieras</w:t>
            </w:r>
          </w:p>
        </w:tc>
      </w:tr>
      <w:tr w:rsidR="00DE4D80" w:rsidRPr="00957950" w14:paraId="6F8D3761" w14:textId="77777777" w:rsidTr="00957950">
        <w:trPr>
          <w:trHeight w:val="2124"/>
        </w:trPr>
        <w:tc>
          <w:tcPr>
            <w:tcW w:w="2311" w:type="dxa"/>
            <w:vAlign w:val="center"/>
          </w:tcPr>
          <w:p w14:paraId="767422AF" w14:textId="5C13F98B" w:rsidR="00DE4D80" w:rsidRPr="00957950" w:rsidRDefault="00DE4D80" w:rsidP="00DE4D8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Duplica un término</w:t>
            </w:r>
          </w:p>
        </w:tc>
        <w:tc>
          <w:tcPr>
            <w:tcW w:w="2311" w:type="dxa"/>
            <w:vAlign w:val="center"/>
          </w:tcPr>
          <w:p w14:paraId="606378CD" w14:textId="0613F681" w:rsidR="00DE4D80" w:rsidRPr="00957950" w:rsidRDefault="00DE4D80" w:rsidP="00DE4D8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Duplica un término</w:t>
            </w:r>
          </w:p>
        </w:tc>
        <w:tc>
          <w:tcPr>
            <w:tcW w:w="2312" w:type="dxa"/>
            <w:vAlign w:val="center"/>
          </w:tcPr>
          <w:p w14:paraId="631E3998" w14:textId="570C01AF" w:rsidR="00DE4D80" w:rsidRPr="00957950" w:rsidRDefault="00DE4D80" w:rsidP="00DE4D8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 xml:space="preserve">Cambia </w:t>
            </w:r>
            <w:r w:rsidR="007E6EC4">
              <w:rPr>
                <w:sz w:val="32"/>
                <w:szCs w:val="32"/>
              </w:rPr>
              <w:t>un dado</w:t>
            </w:r>
            <w:r>
              <w:rPr>
                <w:sz w:val="32"/>
                <w:szCs w:val="32"/>
              </w:rPr>
              <w:t xml:space="preserve"> por X²</w:t>
            </w:r>
          </w:p>
        </w:tc>
        <w:tc>
          <w:tcPr>
            <w:tcW w:w="2312" w:type="dxa"/>
            <w:vAlign w:val="center"/>
          </w:tcPr>
          <w:p w14:paraId="1994765B" w14:textId="722449F9" w:rsidR="00DE4D80" w:rsidRDefault="00DE4D80" w:rsidP="00DE4D8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 xml:space="preserve">Cambia </w:t>
            </w:r>
            <w:r w:rsidR="007E6EC4">
              <w:rPr>
                <w:sz w:val="32"/>
                <w:szCs w:val="32"/>
              </w:rPr>
              <w:t>un dado</w:t>
            </w:r>
            <w:r>
              <w:rPr>
                <w:sz w:val="32"/>
                <w:szCs w:val="32"/>
              </w:rPr>
              <w:t xml:space="preserve"> por X²</w:t>
            </w:r>
          </w:p>
        </w:tc>
      </w:tr>
      <w:tr w:rsidR="00DE4D80" w:rsidRPr="00957950" w14:paraId="7985ADB5" w14:textId="77777777" w:rsidTr="00957950">
        <w:trPr>
          <w:trHeight w:val="2124"/>
        </w:trPr>
        <w:tc>
          <w:tcPr>
            <w:tcW w:w="2311" w:type="dxa"/>
            <w:vAlign w:val="center"/>
          </w:tcPr>
          <w:p w14:paraId="12F62249" w14:textId="733EF6E3" w:rsidR="00DE4D80" w:rsidRPr="00957950" w:rsidRDefault="00DE4D80" w:rsidP="00DE4D8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 xml:space="preserve">Cambia </w:t>
            </w:r>
            <w:r w:rsidR="007E6EC4">
              <w:rPr>
                <w:sz w:val="32"/>
                <w:szCs w:val="32"/>
              </w:rPr>
              <w:t>un dado</w:t>
            </w:r>
            <w:r>
              <w:rPr>
                <w:sz w:val="32"/>
                <w:szCs w:val="32"/>
              </w:rPr>
              <w:t xml:space="preserve"> por Y²</w:t>
            </w:r>
          </w:p>
        </w:tc>
        <w:tc>
          <w:tcPr>
            <w:tcW w:w="2311" w:type="dxa"/>
            <w:vAlign w:val="center"/>
          </w:tcPr>
          <w:p w14:paraId="078DFF7F" w14:textId="29489968" w:rsidR="00DE4D80" w:rsidRPr="00957950" w:rsidRDefault="00DE4D80" w:rsidP="00DE4D8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 xml:space="preserve">Cambia </w:t>
            </w:r>
            <w:r w:rsidR="007E6EC4">
              <w:rPr>
                <w:sz w:val="32"/>
                <w:szCs w:val="32"/>
              </w:rPr>
              <w:t>un dado</w:t>
            </w:r>
            <w:r>
              <w:rPr>
                <w:sz w:val="32"/>
                <w:szCs w:val="32"/>
              </w:rPr>
              <w:t xml:space="preserve"> por Y²</w:t>
            </w:r>
          </w:p>
        </w:tc>
        <w:tc>
          <w:tcPr>
            <w:tcW w:w="2312" w:type="dxa"/>
            <w:vAlign w:val="center"/>
          </w:tcPr>
          <w:p w14:paraId="6D8F6EB8" w14:textId="7683EA40" w:rsidR="00DE4D80" w:rsidRPr="00957950" w:rsidRDefault="00DE4D80" w:rsidP="00DE4D8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Añade hasta 3</w:t>
            </w:r>
            <w:r w:rsidR="007E6EC4">
              <w:rPr>
                <w:sz w:val="32"/>
                <w:szCs w:val="32"/>
              </w:rPr>
              <w:t xml:space="preserve"> veces </w:t>
            </w:r>
            <w:r>
              <w:rPr>
                <w:sz w:val="32"/>
                <w:szCs w:val="32"/>
              </w:rPr>
              <w:t>x²</w:t>
            </w:r>
          </w:p>
        </w:tc>
        <w:tc>
          <w:tcPr>
            <w:tcW w:w="2312" w:type="dxa"/>
            <w:vAlign w:val="center"/>
          </w:tcPr>
          <w:p w14:paraId="329782E7" w14:textId="7EC2693B" w:rsidR="00DE4D80" w:rsidRDefault="00DE4D80" w:rsidP="00DE4D8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Añade hasta 3</w:t>
            </w:r>
            <w:r w:rsidR="007E6EC4">
              <w:rPr>
                <w:sz w:val="32"/>
                <w:szCs w:val="32"/>
              </w:rPr>
              <w:t xml:space="preserve"> veces </w:t>
            </w:r>
            <w:r>
              <w:rPr>
                <w:sz w:val="32"/>
                <w:szCs w:val="32"/>
              </w:rPr>
              <w:t>y²</w:t>
            </w:r>
          </w:p>
        </w:tc>
      </w:tr>
    </w:tbl>
    <w:p w14:paraId="7BBDA76E" w14:textId="77777777" w:rsidR="00621587" w:rsidRDefault="00621587"/>
    <w:p w14:paraId="5576A122" w14:textId="77777777" w:rsidR="00B86F05" w:rsidRDefault="00B86F05"/>
    <w:p w14:paraId="3795E219" w14:textId="270EC904" w:rsidR="00B86F05" w:rsidRDefault="00B86F05" w:rsidP="00B86F05">
      <w:pPr>
        <w:rPr>
          <w:sz w:val="60"/>
          <w:szCs w:val="60"/>
        </w:rPr>
      </w:pPr>
      <w:r w:rsidRPr="00B86F05">
        <w:rPr>
          <w:sz w:val="60"/>
          <w:szCs w:val="60"/>
        </w:rPr>
        <w:t xml:space="preserve">Cartas de </w:t>
      </w:r>
      <w:r>
        <w:rPr>
          <w:sz w:val="60"/>
          <w:szCs w:val="60"/>
        </w:rPr>
        <w:t>retos (30)</w:t>
      </w:r>
    </w:p>
    <w:p w14:paraId="44321636" w14:textId="45FB7B07" w:rsidR="005C18E9" w:rsidRPr="005C18E9" w:rsidRDefault="005C18E9" w:rsidP="00C300F8">
      <w:pPr>
        <w:rPr>
          <w:sz w:val="24"/>
          <w:szCs w:val="24"/>
        </w:rPr>
      </w:pPr>
    </w:p>
    <w:tbl>
      <w:tblPr>
        <w:tblStyle w:val="Tablaconcuadrcula"/>
        <w:tblW w:w="8823" w:type="dxa"/>
        <w:tblLook w:val="04A0" w:firstRow="1" w:lastRow="0" w:firstColumn="1" w:lastColumn="0" w:noHBand="0" w:noVBand="1"/>
      </w:tblPr>
      <w:tblGrid>
        <w:gridCol w:w="2941"/>
        <w:gridCol w:w="2941"/>
        <w:gridCol w:w="2941"/>
      </w:tblGrid>
      <w:tr w:rsidR="00C300F8" w:rsidRPr="00B86F05" w14:paraId="798514E4" w14:textId="77777777" w:rsidTr="00C300F8">
        <w:trPr>
          <w:trHeight w:val="402"/>
        </w:trPr>
        <w:tc>
          <w:tcPr>
            <w:tcW w:w="8823" w:type="dxa"/>
            <w:gridSpan w:val="3"/>
            <w:shd w:val="clear" w:color="auto" w:fill="92D050"/>
            <w:vAlign w:val="center"/>
          </w:tcPr>
          <w:p w14:paraId="4854D53B" w14:textId="718592B0" w:rsidR="00C300F8" w:rsidRPr="00C300F8" w:rsidRDefault="00C300F8" w:rsidP="00C300F8">
            <w:pPr>
              <w:shd w:val="clear" w:color="auto" w:fill="92D0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Fácil</w:t>
            </w:r>
          </w:p>
        </w:tc>
      </w:tr>
      <w:tr w:rsidR="00C300F8" w:rsidRPr="00B86F05" w14:paraId="7F240BB3" w14:textId="77777777" w:rsidTr="00C300F8">
        <w:trPr>
          <w:trHeight w:val="129"/>
        </w:trPr>
        <w:tc>
          <w:tcPr>
            <w:tcW w:w="8823" w:type="dxa"/>
            <w:gridSpan w:val="3"/>
            <w:shd w:val="clear" w:color="auto" w:fill="C9C9C9" w:themeFill="accent3" w:themeFillTint="99"/>
            <w:vAlign w:val="center"/>
          </w:tcPr>
          <w:p w14:paraId="10E6BE6D" w14:textId="264B098C" w:rsidR="00C300F8" w:rsidRPr="00C300F8" w:rsidRDefault="00C300F8" w:rsidP="00C300F8">
            <w:pPr>
              <w:shd w:val="clear" w:color="auto" w:fill="C9C9C9" w:themeFill="accent3" w:themeFillTin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Intermedio</w:t>
            </w:r>
          </w:p>
        </w:tc>
      </w:tr>
      <w:tr w:rsidR="00C300F8" w:rsidRPr="00B86F05" w14:paraId="26B4E453" w14:textId="77777777" w:rsidTr="00C300F8">
        <w:trPr>
          <w:trHeight w:val="70"/>
        </w:trPr>
        <w:tc>
          <w:tcPr>
            <w:tcW w:w="8823" w:type="dxa"/>
            <w:gridSpan w:val="3"/>
            <w:shd w:val="clear" w:color="auto" w:fill="EE0000"/>
            <w:vAlign w:val="center"/>
          </w:tcPr>
          <w:p w14:paraId="68BC9BE1" w14:textId="27BA0BEA" w:rsidR="00C300F8" w:rsidRPr="00C300F8" w:rsidRDefault="00C300F8" w:rsidP="00C300F8">
            <w:pPr>
              <w:shd w:val="clear" w:color="auto" w:fill="EE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Difícil</w:t>
            </w:r>
          </w:p>
        </w:tc>
      </w:tr>
      <w:tr w:rsidR="00B86F05" w:rsidRPr="00B86F05" w14:paraId="37E89119" w14:textId="77777777" w:rsidTr="00C300F8">
        <w:trPr>
          <w:trHeight w:val="2293"/>
        </w:trPr>
        <w:tc>
          <w:tcPr>
            <w:tcW w:w="2941" w:type="dxa"/>
            <w:shd w:val="clear" w:color="auto" w:fill="92D050"/>
            <w:vAlign w:val="center"/>
          </w:tcPr>
          <w:p w14:paraId="16909EAB" w14:textId="34168FB9" w:rsidR="00B86F05" w:rsidRPr="009019AD" w:rsidRDefault="00B86F05" w:rsidP="009019AD">
            <w:pPr>
              <w:jc w:val="center"/>
              <w:rPr>
                <w:rFonts w:cstheme="minorHAnsi"/>
                <w:sz w:val="32"/>
                <w:szCs w:val="32"/>
              </w:rPr>
            </w:pPr>
            <w:r w:rsidRPr="009019AD">
              <w:rPr>
                <w:rFonts w:cstheme="minorHAnsi"/>
                <w:sz w:val="32"/>
                <w:szCs w:val="32"/>
              </w:rPr>
              <w:lastRenderedPageBreak/>
              <w:t>Expresión con dos términos</w:t>
            </w:r>
          </w:p>
        </w:tc>
        <w:tc>
          <w:tcPr>
            <w:tcW w:w="2941" w:type="dxa"/>
            <w:shd w:val="clear" w:color="auto" w:fill="92D050"/>
            <w:vAlign w:val="center"/>
          </w:tcPr>
          <w:p w14:paraId="4523BDA5" w14:textId="39A0C099" w:rsidR="00B86F05" w:rsidRPr="009019AD" w:rsidRDefault="00B86F05" w:rsidP="009019AD">
            <w:pPr>
              <w:jc w:val="center"/>
              <w:rPr>
                <w:rFonts w:cstheme="minorHAnsi"/>
                <w:sz w:val="32"/>
                <w:szCs w:val="32"/>
              </w:rPr>
            </w:pPr>
            <w:r w:rsidRPr="009019AD">
              <w:rPr>
                <w:rFonts w:cstheme="minorHAnsi"/>
                <w:sz w:val="32"/>
                <w:szCs w:val="32"/>
              </w:rPr>
              <w:t>Expresión</w:t>
            </w:r>
            <w:r w:rsidR="009925BE">
              <w:rPr>
                <w:rFonts w:cstheme="minorHAnsi"/>
                <w:sz w:val="32"/>
                <w:szCs w:val="32"/>
              </w:rPr>
              <w:t xml:space="preserve"> con dos términos</w:t>
            </w:r>
            <w:r w:rsidRPr="009019AD">
              <w:rPr>
                <w:rFonts w:cstheme="minorHAnsi"/>
                <w:sz w:val="32"/>
                <w:szCs w:val="32"/>
              </w:rPr>
              <w:t xml:space="preserve"> que termine en +3</w:t>
            </w:r>
          </w:p>
        </w:tc>
        <w:tc>
          <w:tcPr>
            <w:tcW w:w="2941" w:type="dxa"/>
            <w:shd w:val="clear" w:color="auto" w:fill="92D050"/>
            <w:vAlign w:val="center"/>
          </w:tcPr>
          <w:p w14:paraId="072F2D46" w14:textId="7ECC4541" w:rsidR="00B86F05" w:rsidRPr="009019AD" w:rsidRDefault="00B86F05" w:rsidP="009019AD">
            <w:pPr>
              <w:jc w:val="center"/>
              <w:rPr>
                <w:rFonts w:cstheme="minorHAnsi"/>
                <w:sz w:val="32"/>
                <w:szCs w:val="32"/>
              </w:rPr>
            </w:pPr>
            <w:r w:rsidRPr="009019AD">
              <w:rPr>
                <w:rFonts w:cstheme="minorHAnsi"/>
                <w:sz w:val="32"/>
                <w:szCs w:val="32"/>
              </w:rPr>
              <w:t xml:space="preserve">Expresión con </w:t>
            </w:r>
            <w:r w:rsidR="00E632D4">
              <w:rPr>
                <w:rFonts w:cstheme="minorHAnsi"/>
                <w:sz w:val="32"/>
                <w:szCs w:val="32"/>
              </w:rPr>
              <w:t>un término</w:t>
            </w:r>
          </w:p>
        </w:tc>
      </w:tr>
      <w:tr w:rsidR="00B86F05" w:rsidRPr="00B86F05" w14:paraId="41FCE066" w14:textId="77777777" w:rsidTr="00C300F8">
        <w:trPr>
          <w:trHeight w:val="2165"/>
        </w:trPr>
        <w:tc>
          <w:tcPr>
            <w:tcW w:w="2941" w:type="dxa"/>
            <w:shd w:val="clear" w:color="auto" w:fill="92D050"/>
            <w:vAlign w:val="center"/>
          </w:tcPr>
          <w:p w14:paraId="70134E89" w14:textId="6285536E" w:rsidR="00B86F05" w:rsidRPr="009019AD" w:rsidRDefault="00B86F05" w:rsidP="009019AD">
            <w:pPr>
              <w:jc w:val="center"/>
              <w:rPr>
                <w:rFonts w:cstheme="minorHAnsi"/>
                <w:sz w:val="32"/>
                <w:szCs w:val="32"/>
              </w:rPr>
            </w:pPr>
            <w:r w:rsidRPr="009019AD">
              <w:rPr>
                <w:rFonts w:cstheme="minorHAnsi"/>
                <w:sz w:val="32"/>
                <w:szCs w:val="32"/>
              </w:rPr>
              <w:t>Expresión con un término cuadrático</w:t>
            </w:r>
          </w:p>
        </w:tc>
        <w:tc>
          <w:tcPr>
            <w:tcW w:w="2941" w:type="dxa"/>
            <w:shd w:val="clear" w:color="auto" w:fill="92D050"/>
            <w:vAlign w:val="center"/>
          </w:tcPr>
          <w:p w14:paraId="2FB8D189" w14:textId="28A4CF18" w:rsidR="00B86F05" w:rsidRPr="009925BE" w:rsidRDefault="00000000" w:rsidP="009019AD">
            <w:pPr>
              <w:jc w:val="center"/>
              <w:rPr>
                <w:rFonts w:cstheme="minorHAnsi"/>
                <w:sz w:val="40"/>
                <w:szCs w:val="4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40"/>
                        <w:szCs w:val="40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40"/>
                        <w:szCs w:val="4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40"/>
                        <w:szCs w:val="40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HAnsi"/>
                    <w:sz w:val="40"/>
                    <w:szCs w:val="40"/>
                  </w:rPr>
                  <m:t>+y²</m:t>
                </m:r>
              </m:oMath>
            </m:oMathPara>
          </w:p>
        </w:tc>
        <w:tc>
          <w:tcPr>
            <w:tcW w:w="2941" w:type="dxa"/>
            <w:shd w:val="clear" w:color="auto" w:fill="92D050"/>
            <w:vAlign w:val="center"/>
          </w:tcPr>
          <w:p w14:paraId="604B40AC" w14:textId="2C1B76EE" w:rsidR="00B86F05" w:rsidRPr="009925BE" w:rsidRDefault="009925BE" w:rsidP="009019AD">
            <w:pPr>
              <w:jc w:val="center"/>
              <w:rPr>
                <w:rFonts w:cstheme="minorHAnsi"/>
                <w:sz w:val="40"/>
                <w:szCs w:val="40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40"/>
                    <w:szCs w:val="40"/>
                  </w:rPr>
                  <m:t>x+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40"/>
                        <w:szCs w:val="40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40"/>
                        <w:szCs w:val="4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40"/>
                        <w:szCs w:val="40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HAnsi"/>
                    <w:sz w:val="40"/>
                    <w:szCs w:val="40"/>
                  </w:rPr>
                  <m:t>+1</m:t>
                </m:r>
              </m:oMath>
            </m:oMathPara>
          </w:p>
        </w:tc>
      </w:tr>
      <w:tr w:rsidR="00B86F05" w:rsidRPr="00B86F05" w14:paraId="4089AED4" w14:textId="77777777" w:rsidTr="00C300F8">
        <w:trPr>
          <w:trHeight w:val="2293"/>
        </w:trPr>
        <w:tc>
          <w:tcPr>
            <w:tcW w:w="2941" w:type="dxa"/>
            <w:shd w:val="clear" w:color="auto" w:fill="92D050"/>
            <w:vAlign w:val="center"/>
          </w:tcPr>
          <w:p w14:paraId="1D3981B3" w14:textId="2EB5759C" w:rsidR="00B86F05" w:rsidRPr="009925BE" w:rsidRDefault="00000000" w:rsidP="00B86F05">
            <w:pPr>
              <w:jc w:val="center"/>
              <w:rPr>
                <w:sz w:val="40"/>
                <w:szCs w:val="4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40"/>
                        <w:szCs w:val="4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40"/>
                    <w:szCs w:val="40"/>
                  </w:rPr>
                  <m:t>+</m:t>
                </m:r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y+1</m:t>
                </m:r>
              </m:oMath>
            </m:oMathPara>
          </w:p>
        </w:tc>
        <w:tc>
          <w:tcPr>
            <w:tcW w:w="2941" w:type="dxa"/>
            <w:shd w:val="clear" w:color="auto" w:fill="92D050"/>
            <w:vAlign w:val="center"/>
          </w:tcPr>
          <w:p w14:paraId="42315EEF" w14:textId="4C1B7A31" w:rsidR="00B86F05" w:rsidRPr="00B86F05" w:rsidRDefault="005C18E9" w:rsidP="00B86F05">
            <w:pPr>
              <w:jc w:val="center"/>
              <w:rPr>
                <w:sz w:val="30"/>
                <w:szCs w:val="30"/>
              </w:rPr>
            </w:pPr>
            <w:r w:rsidRPr="005C18E9">
              <w:rPr>
                <w:noProof/>
                <w:sz w:val="30"/>
                <w:szCs w:val="30"/>
                <w:lang w:val="es-ES" w:eastAsia="es-ES"/>
              </w:rPr>
              <w:drawing>
                <wp:inline distT="0" distB="0" distL="0" distR="0" wp14:anchorId="552B8789" wp14:editId="04C8EAAC">
                  <wp:extent cx="1490870" cy="1215632"/>
                  <wp:effectExtent l="0" t="0" r="0" b="3810"/>
                  <wp:docPr id="15054217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42178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437" cy="1225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1" w:type="dxa"/>
            <w:shd w:val="clear" w:color="auto" w:fill="92D050"/>
            <w:vAlign w:val="center"/>
          </w:tcPr>
          <w:p w14:paraId="7B13C56C" w14:textId="25FEB718" w:rsidR="00B86F05" w:rsidRPr="00B86F05" w:rsidRDefault="009925BE" w:rsidP="00B86F05">
            <w:pPr>
              <w:jc w:val="center"/>
              <w:rPr>
                <w:sz w:val="30"/>
                <w:szCs w:val="30"/>
              </w:rPr>
            </w:pPr>
            <w:r w:rsidRPr="009925BE">
              <w:rPr>
                <w:noProof/>
                <w:sz w:val="30"/>
                <w:szCs w:val="30"/>
              </w:rPr>
              <w:drawing>
                <wp:inline distT="0" distB="0" distL="0" distR="0" wp14:anchorId="37C2EB3C" wp14:editId="1E266FEA">
                  <wp:extent cx="1695450" cy="987740"/>
                  <wp:effectExtent l="0" t="0" r="0" b="3175"/>
                  <wp:docPr id="19757302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73025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7159" cy="994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05" w:rsidRPr="00B86F05" w14:paraId="6D978629" w14:textId="77777777" w:rsidTr="00C300F8">
        <w:trPr>
          <w:trHeight w:val="2165"/>
        </w:trPr>
        <w:tc>
          <w:tcPr>
            <w:tcW w:w="2941" w:type="dxa"/>
            <w:shd w:val="clear" w:color="auto" w:fill="92D050"/>
            <w:vAlign w:val="center"/>
          </w:tcPr>
          <w:p w14:paraId="7D04D8BF" w14:textId="7449C16E" w:rsidR="00B86F05" w:rsidRPr="009925BE" w:rsidRDefault="009925BE" w:rsidP="00B86F05">
            <w:pPr>
              <w:jc w:val="center"/>
              <w:rPr>
                <w:sz w:val="40"/>
                <w:szCs w:val="40"/>
              </w:rPr>
            </w:pPr>
            <m:oMathPara>
              <m:oMath>
                <m:r>
                  <w:rPr>
                    <w:rFonts w:ascii="Cambria Math" w:hAnsi="Cambria Math"/>
                    <w:sz w:val="40"/>
                    <w:szCs w:val="40"/>
                  </w:rPr>
                  <m:t>2x+1</m:t>
                </m:r>
              </m:oMath>
            </m:oMathPara>
          </w:p>
        </w:tc>
        <w:tc>
          <w:tcPr>
            <w:tcW w:w="2941" w:type="dxa"/>
            <w:shd w:val="clear" w:color="auto" w:fill="92D050"/>
            <w:vAlign w:val="center"/>
          </w:tcPr>
          <w:p w14:paraId="3DFC2082" w14:textId="481AFB53" w:rsidR="00B86F05" w:rsidRPr="009019AD" w:rsidRDefault="009925BE" w:rsidP="00B86F05">
            <w:pPr>
              <w:jc w:val="center"/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40"/>
                    <w:szCs w:val="40"/>
                  </w:rPr>
                  <m:t>y+2</m:t>
                </m:r>
              </m:oMath>
            </m:oMathPara>
          </w:p>
        </w:tc>
        <w:tc>
          <w:tcPr>
            <w:tcW w:w="2941" w:type="dxa"/>
            <w:shd w:val="clear" w:color="auto" w:fill="92D050"/>
            <w:vAlign w:val="center"/>
          </w:tcPr>
          <w:p w14:paraId="0C77DE4A" w14:textId="7DBFDB3D" w:rsidR="009019AD" w:rsidRPr="00B86F05" w:rsidRDefault="009925BE" w:rsidP="00B86F05">
            <w:pPr>
              <w:jc w:val="center"/>
              <w:rPr>
                <w:sz w:val="30"/>
                <w:szCs w:val="30"/>
              </w:rPr>
            </w:pPr>
            <w:r w:rsidRPr="009925BE">
              <w:rPr>
                <w:noProof/>
                <w:sz w:val="30"/>
                <w:szCs w:val="30"/>
              </w:rPr>
              <w:drawing>
                <wp:inline distT="0" distB="0" distL="0" distR="0" wp14:anchorId="444AA2F5" wp14:editId="6E2F05D7">
                  <wp:extent cx="1399632" cy="1038225"/>
                  <wp:effectExtent l="0" t="0" r="0" b="0"/>
                  <wp:docPr id="15332098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20982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124" cy="1042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05" w:rsidRPr="009019AD" w14:paraId="57C74813" w14:textId="77777777" w:rsidTr="00C300F8">
        <w:trPr>
          <w:trHeight w:val="2293"/>
        </w:trPr>
        <w:tc>
          <w:tcPr>
            <w:tcW w:w="2941" w:type="dxa"/>
            <w:shd w:val="clear" w:color="auto" w:fill="C9C9C9" w:themeFill="accent3" w:themeFillTint="99"/>
            <w:vAlign w:val="center"/>
          </w:tcPr>
          <w:p w14:paraId="6902C575" w14:textId="359BDF1E" w:rsidR="00B86F05" w:rsidRPr="00B30C5C" w:rsidRDefault="006737EF" w:rsidP="006737E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</w:t>
            </w:r>
            <w:r w:rsidR="009019AD" w:rsidRPr="00B30C5C">
              <w:rPr>
                <w:sz w:val="32"/>
                <w:szCs w:val="32"/>
              </w:rPr>
              <w:t>erímetro de un triángulo equilátero</w:t>
            </w:r>
          </w:p>
        </w:tc>
        <w:tc>
          <w:tcPr>
            <w:tcW w:w="2941" w:type="dxa"/>
            <w:shd w:val="clear" w:color="auto" w:fill="C9C9C9" w:themeFill="accent3" w:themeFillTint="99"/>
            <w:vAlign w:val="center"/>
          </w:tcPr>
          <w:p w14:paraId="2A5E0F5E" w14:textId="103D803A" w:rsidR="00B86F05" w:rsidRPr="00B30C5C" w:rsidRDefault="00E632D4" w:rsidP="00B86F0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Perímetro de un rectángulo de lados desconocidos</w:t>
            </w:r>
          </w:p>
        </w:tc>
        <w:tc>
          <w:tcPr>
            <w:tcW w:w="2941" w:type="dxa"/>
            <w:shd w:val="clear" w:color="auto" w:fill="C9C9C9" w:themeFill="accent3" w:themeFillTint="99"/>
            <w:vAlign w:val="center"/>
          </w:tcPr>
          <w:p w14:paraId="75805845" w14:textId="25F44C13" w:rsidR="00B86F05" w:rsidRPr="009019AD" w:rsidRDefault="008203BC" w:rsidP="00B86F05">
            <w:pPr>
              <w:jc w:val="center"/>
              <w:rPr>
                <w:b/>
                <w:bCs/>
                <w:sz w:val="30"/>
                <w:szCs w:val="30"/>
              </w:rPr>
            </w:pPr>
            <w:r w:rsidRPr="005C18E9">
              <w:rPr>
                <w:noProof/>
                <w:sz w:val="30"/>
                <w:szCs w:val="30"/>
                <w:lang w:val="es-ES" w:eastAsia="es-ES"/>
              </w:rPr>
              <w:drawing>
                <wp:inline distT="0" distB="0" distL="0" distR="0" wp14:anchorId="28173A23" wp14:editId="2FD1F8AF">
                  <wp:extent cx="1679713" cy="1175799"/>
                  <wp:effectExtent l="0" t="0" r="0" b="5715"/>
                  <wp:docPr id="7802237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22376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658" cy="118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05" w:rsidRPr="00B86F05" w14:paraId="050C55D0" w14:textId="77777777" w:rsidTr="00C300F8">
        <w:trPr>
          <w:trHeight w:val="2165"/>
        </w:trPr>
        <w:tc>
          <w:tcPr>
            <w:tcW w:w="2941" w:type="dxa"/>
            <w:shd w:val="clear" w:color="auto" w:fill="C9C9C9" w:themeFill="accent3" w:themeFillTint="99"/>
            <w:vAlign w:val="center"/>
          </w:tcPr>
          <w:p w14:paraId="1324E83B" w14:textId="4052195D" w:rsidR="00B86F05" w:rsidRPr="00B86F05" w:rsidRDefault="0073007B" w:rsidP="00B86F05">
            <w:pPr>
              <w:jc w:val="center"/>
              <w:rPr>
                <w:sz w:val="30"/>
                <w:szCs w:val="30"/>
              </w:rPr>
            </w:pPr>
            <w:r w:rsidRPr="009019AD">
              <w:rPr>
                <w:sz w:val="32"/>
                <w:szCs w:val="32"/>
              </w:rPr>
              <w:t>Expresión donde un término sea el doble de otro</w:t>
            </w:r>
          </w:p>
        </w:tc>
        <w:tc>
          <w:tcPr>
            <w:tcW w:w="2941" w:type="dxa"/>
            <w:shd w:val="clear" w:color="auto" w:fill="C9C9C9" w:themeFill="accent3" w:themeFillTint="99"/>
            <w:vAlign w:val="center"/>
          </w:tcPr>
          <w:p w14:paraId="09EDE56C" w14:textId="2EDDB1E1" w:rsidR="00B86F05" w:rsidRPr="00B86F05" w:rsidRDefault="0073007B" w:rsidP="00B86F05">
            <w:pPr>
              <w:jc w:val="center"/>
              <w:rPr>
                <w:sz w:val="30"/>
                <w:szCs w:val="30"/>
              </w:rPr>
            </w:pPr>
            <w:r w:rsidRPr="008203BC">
              <w:rPr>
                <w:noProof/>
                <w:sz w:val="30"/>
                <w:szCs w:val="30"/>
                <w:lang w:val="es-ES" w:eastAsia="es-ES"/>
              </w:rPr>
              <w:drawing>
                <wp:inline distT="0" distB="0" distL="0" distR="0" wp14:anchorId="09FDBF09" wp14:editId="186E7814">
                  <wp:extent cx="1113183" cy="1245526"/>
                  <wp:effectExtent l="0" t="0" r="0" b="0"/>
                  <wp:docPr id="9892046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204625" name=""/>
                          <pic:cNvPicPr/>
                        </pic:nvPicPr>
                        <pic:blipFill rotWithShape="1">
                          <a:blip r:embed="rId9"/>
                          <a:srcRect l="1" t="-1" r="8244" b="26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4059" cy="1257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1" w:type="dxa"/>
            <w:shd w:val="clear" w:color="auto" w:fill="C9C9C9" w:themeFill="accent3" w:themeFillTint="99"/>
            <w:vAlign w:val="center"/>
          </w:tcPr>
          <w:p w14:paraId="06870660" w14:textId="457FCD9E" w:rsidR="00B86F05" w:rsidRPr="00B86F05" w:rsidRDefault="009925BE" w:rsidP="00B86F05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Expresión donde un término sea el triple de otro</w:t>
            </w:r>
          </w:p>
        </w:tc>
      </w:tr>
      <w:tr w:rsidR="00B86F05" w:rsidRPr="00B86F05" w14:paraId="4AA8DCDA" w14:textId="77777777" w:rsidTr="00C300F8">
        <w:trPr>
          <w:trHeight w:val="2165"/>
        </w:trPr>
        <w:tc>
          <w:tcPr>
            <w:tcW w:w="2941" w:type="dxa"/>
            <w:shd w:val="clear" w:color="auto" w:fill="C9C9C9" w:themeFill="accent3" w:themeFillTint="99"/>
            <w:vAlign w:val="center"/>
          </w:tcPr>
          <w:p w14:paraId="73BFC511" w14:textId="43BB0C61" w:rsidR="00B86F05" w:rsidRPr="00B86F05" w:rsidRDefault="00000000" w:rsidP="00B86F05">
            <w:pPr>
              <w:jc w:val="center"/>
              <w:rPr>
                <w:sz w:val="30"/>
                <w:szCs w:val="3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40"/>
                        <w:szCs w:val="4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40"/>
                    <w:szCs w:val="40"/>
                  </w:rPr>
                  <m:t>+2x+1</m:t>
                </m:r>
              </m:oMath>
            </m:oMathPara>
          </w:p>
        </w:tc>
        <w:tc>
          <w:tcPr>
            <w:tcW w:w="2941" w:type="dxa"/>
            <w:shd w:val="clear" w:color="auto" w:fill="C9C9C9" w:themeFill="accent3" w:themeFillTint="99"/>
            <w:vAlign w:val="center"/>
          </w:tcPr>
          <w:p w14:paraId="1EF80794" w14:textId="1BBFC8F6" w:rsidR="00B86F05" w:rsidRPr="00B86F05" w:rsidRDefault="009925BE" w:rsidP="00B86F05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El área de un cuadrado con lado desconocido</w:t>
            </w:r>
          </w:p>
        </w:tc>
        <w:tc>
          <w:tcPr>
            <w:tcW w:w="2941" w:type="dxa"/>
            <w:shd w:val="clear" w:color="auto" w:fill="C9C9C9" w:themeFill="accent3" w:themeFillTint="99"/>
            <w:vAlign w:val="center"/>
          </w:tcPr>
          <w:p w14:paraId="2C47698C" w14:textId="202C0739" w:rsidR="00B86F05" w:rsidRPr="00B86F05" w:rsidRDefault="00E632D4" w:rsidP="00B86F05">
            <w:pPr>
              <w:jc w:val="center"/>
              <w:rPr>
                <w:sz w:val="30"/>
                <w:szCs w:val="30"/>
              </w:rPr>
            </w:pPr>
            <w:r w:rsidRPr="00E632D4">
              <w:rPr>
                <w:noProof/>
                <w:sz w:val="30"/>
                <w:szCs w:val="30"/>
              </w:rPr>
              <w:drawing>
                <wp:inline distT="0" distB="0" distL="0" distR="0" wp14:anchorId="541DC822" wp14:editId="55C40D80">
                  <wp:extent cx="1532834" cy="1238654"/>
                  <wp:effectExtent l="0" t="0" r="0" b="0"/>
                  <wp:docPr id="16031041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1041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583" cy="124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05" w:rsidRPr="00B86F05" w14:paraId="2AB24C7F" w14:textId="77777777" w:rsidTr="00C300F8">
        <w:trPr>
          <w:trHeight w:val="2165"/>
        </w:trPr>
        <w:tc>
          <w:tcPr>
            <w:tcW w:w="2941" w:type="dxa"/>
            <w:shd w:val="clear" w:color="auto" w:fill="C9C9C9" w:themeFill="accent3" w:themeFillTint="99"/>
            <w:vAlign w:val="center"/>
          </w:tcPr>
          <w:p w14:paraId="1513E275" w14:textId="2500DFCF" w:rsidR="00B86F05" w:rsidRPr="00B86F05" w:rsidRDefault="00E632D4" w:rsidP="00B86F05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Expresión de un solo término que use dos letras y un número</w:t>
            </w:r>
          </w:p>
        </w:tc>
        <w:tc>
          <w:tcPr>
            <w:tcW w:w="2941" w:type="dxa"/>
            <w:shd w:val="clear" w:color="auto" w:fill="C9C9C9" w:themeFill="accent3" w:themeFillTint="99"/>
            <w:vAlign w:val="center"/>
          </w:tcPr>
          <w:p w14:paraId="36E3559B" w14:textId="5FBB474D" w:rsidR="00B86F05" w:rsidRPr="00B86F05" w:rsidRDefault="00E632D4" w:rsidP="00B86F05">
            <w:pPr>
              <w:jc w:val="center"/>
              <w:rPr>
                <w:sz w:val="30"/>
                <w:szCs w:val="30"/>
              </w:rPr>
            </w:pPr>
            <w:r w:rsidRPr="00E632D4">
              <w:rPr>
                <w:noProof/>
                <w:sz w:val="30"/>
                <w:szCs w:val="30"/>
              </w:rPr>
              <w:drawing>
                <wp:inline distT="0" distB="0" distL="0" distR="0" wp14:anchorId="2EAB45D1" wp14:editId="574B8F28">
                  <wp:extent cx="1381399" cy="1276350"/>
                  <wp:effectExtent l="0" t="0" r="9525" b="0"/>
                  <wp:docPr id="5605959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5959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888" cy="127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1" w:type="dxa"/>
            <w:shd w:val="clear" w:color="auto" w:fill="C9C9C9" w:themeFill="accent3" w:themeFillTint="99"/>
            <w:vAlign w:val="center"/>
          </w:tcPr>
          <w:p w14:paraId="4A57F080" w14:textId="31F68D3B" w:rsidR="00B86F05" w:rsidRPr="00B86F05" w:rsidRDefault="00A0730D" w:rsidP="00B86F05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El área de un rectángulo cuya altura mide 3 y su base 2x</w:t>
            </w:r>
          </w:p>
        </w:tc>
      </w:tr>
      <w:tr w:rsidR="00B86F05" w:rsidRPr="00B86F05" w14:paraId="53EA59DB" w14:textId="77777777" w:rsidTr="0073007B">
        <w:trPr>
          <w:trHeight w:val="2165"/>
        </w:trPr>
        <w:tc>
          <w:tcPr>
            <w:tcW w:w="2941" w:type="dxa"/>
            <w:shd w:val="clear" w:color="auto" w:fill="EE0000"/>
            <w:vAlign w:val="center"/>
          </w:tcPr>
          <w:p w14:paraId="05E19CFD" w14:textId="6F428A8E" w:rsidR="00B86F05" w:rsidRPr="009019AD" w:rsidRDefault="009019AD" w:rsidP="00B86F05">
            <w:pPr>
              <w:jc w:val="center"/>
              <w:rPr>
                <w:sz w:val="32"/>
                <w:szCs w:val="32"/>
              </w:rPr>
            </w:pPr>
            <w:r w:rsidRPr="009019AD">
              <w:rPr>
                <w:rFonts w:cstheme="minorHAnsi"/>
                <w:sz w:val="32"/>
                <w:szCs w:val="32"/>
              </w:rPr>
              <w:t xml:space="preserve">Expresión con </w:t>
            </w:r>
            <w:r w:rsidR="00E632D4">
              <w:rPr>
                <w:rFonts w:cstheme="minorHAnsi"/>
                <w:sz w:val="32"/>
                <w:szCs w:val="32"/>
              </w:rPr>
              <w:t>4</w:t>
            </w:r>
            <w:r w:rsidRPr="009019AD">
              <w:rPr>
                <w:rFonts w:cstheme="minorHAnsi"/>
                <w:sz w:val="32"/>
                <w:szCs w:val="32"/>
              </w:rPr>
              <w:t xml:space="preserve"> términos</w:t>
            </w:r>
          </w:p>
        </w:tc>
        <w:tc>
          <w:tcPr>
            <w:tcW w:w="2941" w:type="dxa"/>
            <w:shd w:val="clear" w:color="auto" w:fill="EE0000"/>
            <w:vAlign w:val="center"/>
          </w:tcPr>
          <w:p w14:paraId="3B504F61" w14:textId="01201980" w:rsidR="00B86F05" w:rsidRPr="009019AD" w:rsidRDefault="009925BE" w:rsidP="0073007B">
            <w:pPr>
              <w:jc w:val="center"/>
              <w:rPr>
                <w:sz w:val="32"/>
                <w:szCs w:val="3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inorHAnsi"/>
                    <w:sz w:val="40"/>
                    <w:szCs w:val="40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theme="minorHAnsi"/>
                        <w:sz w:val="40"/>
                        <w:szCs w:val="4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40"/>
                        <w:szCs w:val="40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40"/>
                        <w:szCs w:val="4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theme="minorHAnsi"/>
                    <w:sz w:val="40"/>
                    <w:szCs w:val="40"/>
                  </w:rPr>
                  <m:t>+4</m:t>
                </m:r>
              </m:oMath>
            </m:oMathPara>
          </w:p>
        </w:tc>
        <w:tc>
          <w:tcPr>
            <w:tcW w:w="2941" w:type="dxa"/>
            <w:shd w:val="clear" w:color="auto" w:fill="EE0000"/>
            <w:vAlign w:val="center"/>
          </w:tcPr>
          <w:p w14:paraId="033C3220" w14:textId="6ABAC843" w:rsidR="008203BC" w:rsidRPr="008203BC" w:rsidRDefault="00E632D4" w:rsidP="00B86F05">
            <w:pPr>
              <w:jc w:val="center"/>
              <w:rPr>
                <w:rFonts w:eastAsiaTheme="minorEastAsia" w:cstheme="minorHAnsi"/>
                <w:sz w:val="32"/>
                <w:szCs w:val="32"/>
              </w:rPr>
            </w:pPr>
            <w:r>
              <w:rPr>
                <w:rFonts w:eastAsiaTheme="minorEastAsia" w:cstheme="minorHAnsi"/>
                <w:sz w:val="32"/>
                <w:szCs w:val="32"/>
              </w:rPr>
              <w:t>Construye una expresión y d</w:t>
            </w:r>
            <w:r w:rsidR="008203BC" w:rsidRPr="008203BC">
              <w:rPr>
                <w:rFonts w:eastAsiaTheme="minorEastAsia" w:cstheme="minorHAnsi"/>
                <w:sz w:val="32"/>
                <w:szCs w:val="32"/>
              </w:rPr>
              <w:t>i el resultado si:</w:t>
            </w:r>
          </w:p>
          <w:p w14:paraId="0C84F82F" w14:textId="77777777" w:rsidR="00B86F05" w:rsidRDefault="009019AD" w:rsidP="00B86F05">
            <w:pPr>
              <w:jc w:val="center"/>
              <w:rPr>
                <w:rFonts w:eastAsiaTheme="minorEastAsia" w:cstheme="minorHAnsi"/>
                <w:sz w:val="32"/>
                <w:szCs w:val="32"/>
              </w:rPr>
            </w:pPr>
            <m:oMath>
              <m:r>
                <w:rPr>
                  <w:rFonts w:ascii="Cambria Math" w:hAnsi="Cambria Math" w:cstheme="minorHAnsi"/>
                  <w:sz w:val="32"/>
                  <w:szCs w:val="32"/>
                </w:rPr>
                <m:t>x=1</m:t>
              </m:r>
              <m:r>
                <w:ins w:id="0" w:author="VERONICA MARTIN MOLINA" w:date="2026-07-29T12:40:00Z">
                  <w:rPr>
                    <w:rFonts w:ascii="Cambria Math" w:hAnsi="Cambria Math" w:cstheme="minorHAnsi"/>
                    <w:sz w:val="32"/>
                    <w:szCs w:val="32"/>
                  </w:rPr>
                  <m:t xml:space="preserve"> </m:t>
                </w:ins>
              </m:r>
            </m:oMath>
            <w:r w:rsidRPr="008203BC">
              <w:rPr>
                <w:rFonts w:cstheme="minorHAnsi"/>
                <w:sz w:val="32"/>
                <w:szCs w:val="32"/>
              </w:rPr>
              <w:t xml:space="preserve">y </w:t>
            </w:r>
            <m:oMath>
              <m:r>
                <w:rPr>
                  <w:rFonts w:ascii="Cambria Math" w:hAnsi="Cambria Math" w:cstheme="minorHAnsi"/>
                  <w:sz w:val="32"/>
                  <w:szCs w:val="32"/>
                </w:rPr>
                <m:t>y=4</m:t>
              </m:r>
            </m:oMath>
          </w:p>
          <w:p w14:paraId="1302224B" w14:textId="6A7B554C" w:rsidR="00E632D4" w:rsidRPr="00B86F05" w:rsidRDefault="00E632D4" w:rsidP="00B86F05">
            <w:pPr>
              <w:jc w:val="center"/>
              <w:rPr>
                <w:sz w:val="30"/>
                <w:szCs w:val="30"/>
              </w:rPr>
            </w:pPr>
            <w:r w:rsidRPr="00E632D4">
              <w:rPr>
                <w:rFonts w:eastAsiaTheme="minorEastAsia" w:cstheme="minorHAnsi"/>
              </w:rPr>
              <w:t>(debe contener ambas letras)</w:t>
            </w:r>
          </w:p>
        </w:tc>
      </w:tr>
      <w:tr w:rsidR="00B86F05" w:rsidRPr="00B86F05" w14:paraId="4115D820" w14:textId="77777777" w:rsidTr="0073007B">
        <w:trPr>
          <w:trHeight w:val="2165"/>
        </w:trPr>
        <w:tc>
          <w:tcPr>
            <w:tcW w:w="2941" w:type="dxa"/>
            <w:shd w:val="clear" w:color="auto" w:fill="EE0000"/>
            <w:vAlign w:val="center"/>
          </w:tcPr>
          <w:p w14:paraId="766F2B13" w14:textId="6F5292A7" w:rsidR="00E632D4" w:rsidRPr="00E632D4" w:rsidRDefault="00E632D4" w:rsidP="00E632D4">
            <w:pPr>
              <w:jc w:val="center"/>
              <w:rPr>
                <w:rFonts w:eastAsiaTheme="minorEastAsia" w:cstheme="minorHAnsi"/>
                <w:sz w:val="32"/>
                <w:szCs w:val="32"/>
              </w:rPr>
            </w:pPr>
            <w:r>
              <w:rPr>
                <w:rFonts w:eastAsiaTheme="minorEastAsia" w:cstheme="minorHAnsi"/>
                <w:sz w:val="32"/>
                <w:szCs w:val="32"/>
              </w:rPr>
              <w:t>Construye una expresión y d</w:t>
            </w:r>
            <w:r w:rsidRPr="008203BC">
              <w:rPr>
                <w:rFonts w:eastAsiaTheme="minorEastAsia" w:cstheme="minorHAnsi"/>
                <w:sz w:val="32"/>
                <w:szCs w:val="32"/>
              </w:rPr>
              <w:t>i el resultado si:</w:t>
            </w:r>
          </w:p>
          <w:p w14:paraId="7D9B5E70" w14:textId="0DB3B247" w:rsidR="008203BC" w:rsidRPr="008203BC" w:rsidRDefault="008203BC" w:rsidP="008203BC">
            <w:pPr>
              <w:jc w:val="center"/>
              <w:rPr>
                <w:rFonts w:cstheme="minorHAnsi"/>
                <w:sz w:val="32"/>
                <w:szCs w:val="32"/>
              </w:rPr>
            </w:pPr>
            <w:r w:rsidRPr="008203BC">
              <w:rPr>
                <w:rFonts w:cstheme="minorHAnsi"/>
                <w:sz w:val="32"/>
                <w:szCs w:val="32"/>
              </w:rPr>
              <w:t xml:space="preserve">Si </w:t>
            </w:r>
            <m:oMath>
              <m:r>
                <w:rPr>
                  <w:rFonts w:ascii="Cambria Math" w:hAnsi="Cambria Math" w:cstheme="minorHAnsi"/>
                  <w:sz w:val="32"/>
                  <w:szCs w:val="32"/>
                </w:rPr>
                <m:t>x=3</m:t>
              </m:r>
            </m:oMath>
            <w:r>
              <w:rPr>
                <w:rFonts w:eastAsiaTheme="minorEastAsia" w:cstheme="minorHAnsi"/>
                <w:sz w:val="32"/>
                <w:szCs w:val="32"/>
              </w:rPr>
              <w:t xml:space="preserve"> ;</w:t>
            </w:r>
            <w:r w:rsidRPr="008203BC">
              <w:rPr>
                <w:rFonts w:cstheme="minorHAnsi"/>
                <w:sz w:val="32"/>
                <w:szCs w:val="3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32"/>
                  <w:szCs w:val="32"/>
                </w:rPr>
                <m:t>y</m:t>
              </m:r>
              <m:r>
                <w:rPr>
                  <w:rFonts w:ascii="Cambria Math" w:hAnsi="Cambria Math" w:cstheme="minorHAnsi"/>
                  <w:sz w:val="32"/>
                  <w:szCs w:val="32"/>
                </w:rPr>
                <m:t>=1</m:t>
              </m:r>
            </m:oMath>
          </w:p>
          <w:p w14:paraId="2D35AF46" w14:textId="221C86D7" w:rsidR="00B86F05" w:rsidRPr="00B86F05" w:rsidRDefault="00E632D4" w:rsidP="008203BC">
            <w:pPr>
              <w:rPr>
                <w:sz w:val="30"/>
                <w:szCs w:val="30"/>
              </w:rPr>
            </w:pPr>
            <w:r w:rsidRPr="00E632D4">
              <w:rPr>
                <w:rFonts w:eastAsiaTheme="minorEastAsia" w:cstheme="minorHAnsi"/>
              </w:rPr>
              <w:t>(debe contener ambas letras)</w:t>
            </w:r>
          </w:p>
        </w:tc>
        <w:tc>
          <w:tcPr>
            <w:tcW w:w="2941" w:type="dxa"/>
            <w:shd w:val="clear" w:color="auto" w:fill="EE0000"/>
            <w:vAlign w:val="center"/>
          </w:tcPr>
          <w:p w14:paraId="7F91C95F" w14:textId="04919B3B" w:rsidR="00B86F05" w:rsidRPr="00B86F05" w:rsidRDefault="0073007B" w:rsidP="00B86F05">
            <w:pPr>
              <w:jc w:val="center"/>
              <w:rPr>
                <w:sz w:val="30"/>
                <w:szCs w:val="30"/>
              </w:rPr>
            </w:pPr>
            <w:r w:rsidRPr="0073007B">
              <w:rPr>
                <w:noProof/>
                <w:sz w:val="30"/>
                <w:szCs w:val="30"/>
                <w:lang w:val="es-ES" w:eastAsia="es-ES"/>
              </w:rPr>
              <w:drawing>
                <wp:inline distT="0" distB="0" distL="0" distR="0" wp14:anchorId="60FCE034" wp14:editId="0F00906B">
                  <wp:extent cx="854765" cy="1284458"/>
                  <wp:effectExtent l="0" t="0" r="2540" b="0"/>
                  <wp:docPr id="1461379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379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578" cy="1297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1" w:type="dxa"/>
            <w:shd w:val="clear" w:color="auto" w:fill="EE0000"/>
            <w:vAlign w:val="center"/>
          </w:tcPr>
          <w:p w14:paraId="7ABC8D74" w14:textId="1AB6119B" w:rsidR="00E632D4" w:rsidRDefault="00E632D4" w:rsidP="00B30C5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eastAsiaTheme="minorEastAsia" w:cstheme="minorHAnsi"/>
                <w:sz w:val="32"/>
                <w:szCs w:val="32"/>
              </w:rPr>
              <w:t>Construye una expresión donde:</w:t>
            </w:r>
          </w:p>
          <w:p w14:paraId="77132E8B" w14:textId="34BD7C62" w:rsidR="00B30C5C" w:rsidRDefault="00B30C5C" w:rsidP="00B30C5C">
            <w:pPr>
              <w:jc w:val="center"/>
              <w:rPr>
                <w:rFonts w:eastAsiaTheme="minorEastAsia" w:cstheme="minorHAnsi"/>
                <w:sz w:val="32"/>
                <w:szCs w:val="32"/>
              </w:rPr>
            </w:pPr>
            <w:r w:rsidRPr="00B30C5C">
              <w:rPr>
                <w:rFonts w:cstheme="minorHAnsi"/>
                <w:sz w:val="32"/>
                <w:szCs w:val="32"/>
              </w:rPr>
              <w:t xml:space="preserve">Si </w:t>
            </w:r>
            <m:oMath>
              <m:r>
                <w:rPr>
                  <w:rFonts w:ascii="Cambria Math" w:hAnsi="Cambria Math" w:cstheme="minorHAnsi"/>
                  <w:sz w:val="32"/>
                  <w:szCs w:val="32"/>
                </w:rPr>
                <m:t>x=1</m:t>
              </m:r>
            </m:oMath>
            <w:r w:rsidR="006737EF">
              <w:rPr>
                <w:rFonts w:eastAsiaTheme="minorEastAsia" w:cstheme="minorHAnsi"/>
                <w:sz w:val="32"/>
                <w:szCs w:val="32"/>
              </w:rPr>
              <w:t>,</w:t>
            </w:r>
            <w:r w:rsidRPr="00B30C5C">
              <w:rPr>
                <w:rFonts w:cstheme="minorHAnsi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theme="minorHAnsi"/>
                  <w:sz w:val="32"/>
                  <w:szCs w:val="32"/>
                </w:rPr>
                <m:t>y=3</m:t>
              </m:r>
            </m:oMath>
            <w:r w:rsidRPr="00B30C5C">
              <w:rPr>
                <w:rFonts w:cstheme="minorHAnsi"/>
                <w:sz w:val="32"/>
                <w:szCs w:val="32"/>
              </w:rPr>
              <w:t>, el resultado es</w:t>
            </w:r>
            <w:r>
              <w:rPr>
                <w:rFonts w:cstheme="minorHAnsi"/>
                <w:sz w:val="32"/>
                <w:szCs w:val="32"/>
              </w:rPr>
              <w:t xml:space="preserve"> &lt; </w:t>
            </w:r>
            <m:oMath>
              <m:r>
                <w:rPr>
                  <w:rFonts w:ascii="Cambria Math" w:hAnsi="Cambria Math" w:cstheme="minorHAnsi"/>
                  <w:sz w:val="32"/>
                  <w:szCs w:val="32"/>
                </w:rPr>
                <m:t>7</m:t>
              </m:r>
            </m:oMath>
          </w:p>
          <w:p w14:paraId="2A6336AD" w14:textId="3B35564D" w:rsidR="00E632D4" w:rsidRPr="00B30C5C" w:rsidRDefault="00E632D4" w:rsidP="00B30C5C">
            <w:pPr>
              <w:jc w:val="center"/>
              <w:rPr>
                <w:rFonts w:cstheme="minorHAnsi"/>
                <w:sz w:val="32"/>
                <w:szCs w:val="32"/>
              </w:rPr>
            </w:pPr>
            <w:r w:rsidRPr="00E632D4">
              <w:rPr>
                <w:rFonts w:eastAsiaTheme="minorEastAsia" w:cstheme="minorHAnsi"/>
              </w:rPr>
              <w:t>(debe contener ambas letras)</w:t>
            </w:r>
          </w:p>
          <w:p w14:paraId="16E74384" w14:textId="77777777" w:rsidR="00B86F05" w:rsidRPr="00B86F05" w:rsidRDefault="00B86F05" w:rsidP="00B86F05">
            <w:pPr>
              <w:jc w:val="center"/>
              <w:rPr>
                <w:sz w:val="30"/>
                <w:szCs w:val="30"/>
              </w:rPr>
            </w:pPr>
          </w:p>
        </w:tc>
      </w:tr>
    </w:tbl>
    <w:p w14:paraId="69107643" w14:textId="77777777" w:rsidR="00B86F05" w:rsidRDefault="00B86F05"/>
    <w:p w14:paraId="4BFA047C" w14:textId="77777777" w:rsidR="00A632B9" w:rsidRDefault="00A632B9"/>
    <w:p w14:paraId="58F82715" w14:textId="77777777" w:rsidR="00A632B9" w:rsidRDefault="00A632B9"/>
    <w:sectPr w:rsidR="00A632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14FD"/>
    <w:multiLevelType w:val="multilevel"/>
    <w:tmpl w:val="E1224E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1202C"/>
    <w:multiLevelType w:val="multilevel"/>
    <w:tmpl w:val="AB18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85C5C"/>
    <w:multiLevelType w:val="multilevel"/>
    <w:tmpl w:val="E1224E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23CA6"/>
    <w:multiLevelType w:val="multilevel"/>
    <w:tmpl w:val="CC5E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31A71"/>
    <w:multiLevelType w:val="multilevel"/>
    <w:tmpl w:val="41C4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1254C"/>
    <w:multiLevelType w:val="hybridMultilevel"/>
    <w:tmpl w:val="E196C19C"/>
    <w:lvl w:ilvl="0" w:tplc="5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267DE9"/>
    <w:multiLevelType w:val="multilevel"/>
    <w:tmpl w:val="4CCC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54BFA"/>
    <w:multiLevelType w:val="multilevel"/>
    <w:tmpl w:val="E1224E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55F60"/>
    <w:multiLevelType w:val="multilevel"/>
    <w:tmpl w:val="E1224E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A2AB4"/>
    <w:multiLevelType w:val="multilevel"/>
    <w:tmpl w:val="E1224E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C30D5"/>
    <w:multiLevelType w:val="multilevel"/>
    <w:tmpl w:val="E1224E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B2FE4"/>
    <w:multiLevelType w:val="multilevel"/>
    <w:tmpl w:val="F44A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34573"/>
    <w:multiLevelType w:val="multilevel"/>
    <w:tmpl w:val="FFA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20335">
    <w:abstractNumId w:val="11"/>
  </w:num>
  <w:num w:numId="2" w16cid:durableId="442111105">
    <w:abstractNumId w:val="3"/>
  </w:num>
  <w:num w:numId="3" w16cid:durableId="956790696">
    <w:abstractNumId w:val="4"/>
  </w:num>
  <w:num w:numId="4" w16cid:durableId="650528287">
    <w:abstractNumId w:val="5"/>
  </w:num>
  <w:num w:numId="5" w16cid:durableId="907962483">
    <w:abstractNumId w:val="8"/>
  </w:num>
  <w:num w:numId="6" w16cid:durableId="1694040621">
    <w:abstractNumId w:val="12"/>
  </w:num>
  <w:num w:numId="7" w16cid:durableId="332492525">
    <w:abstractNumId w:val="1"/>
  </w:num>
  <w:num w:numId="8" w16cid:durableId="797380723">
    <w:abstractNumId w:val="6"/>
  </w:num>
  <w:num w:numId="9" w16cid:durableId="1298604134">
    <w:abstractNumId w:val="2"/>
  </w:num>
  <w:num w:numId="10" w16cid:durableId="1828015360">
    <w:abstractNumId w:val="7"/>
  </w:num>
  <w:num w:numId="11" w16cid:durableId="853962597">
    <w:abstractNumId w:val="10"/>
  </w:num>
  <w:num w:numId="12" w16cid:durableId="1207450783">
    <w:abstractNumId w:val="0"/>
  </w:num>
  <w:num w:numId="13" w16cid:durableId="1970165066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ERONICA MARTIN MOLINA">
    <w15:presenceInfo w15:providerId="None" w15:userId="VERONICA MARTIN MOLIN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572"/>
    <w:rsid w:val="0007404A"/>
    <w:rsid w:val="00094489"/>
    <w:rsid w:val="001135A9"/>
    <w:rsid w:val="00144B5C"/>
    <w:rsid w:val="002531B2"/>
    <w:rsid w:val="002F2409"/>
    <w:rsid w:val="00336928"/>
    <w:rsid w:val="003C5653"/>
    <w:rsid w:val="00400F89"/>
    <w:rsid w:val="004A3DCE"/>
    <w:rsid w:val="0054660C"/>
    <w:rsid w:val="005549E3"/>
    <w:rsid w:val="00576152"/>
    <w:rsid w:val="005B6C72"/>
    <w:rsid w:val="005C0D12"/>
    <w:rsid w:val="005C18E9"/>
    <w:rsid w:val="005C70EF"/>
    <w:rsid w:val="00621587"/>
    <w:rsid w:val="006737EF"/>
    <w:rsid w:val="00676416"/>
    <w:rsid w:val="006E3EE9"/>
    <w:rsid w:val="006E659A"/>
    <w:rsid w:val="0073007B"/>
    <w:rsid w:val="00782EA6"/>
    <w:rsid w:val="007C5400"/>
    <w:rsid w:val="007E6EC4"/>
    <w:rsid w:val="008203BC"/>
    <w:rsid w:val="00862C4C"/>
    <w:rsid w:val="009019AD"/>
    <w:rsid w:val="00957950"/>
    <w:rsid w:val="009925BE"/>
    <w:rsid w:val="009B369C"/>
    <w:rsid w:val="009C649F"/>
    <w:rsid w:val="00A0730D"/>
    <w:rsid w:val="00A61680"/>
    <w:rsid w:val="00A632B9"/>
    <w:rsid w:val="00A74901"/>
    <w:rsid w:val="00AC667D"/>
    <w:rsid w:val="00AD4632"/>
    <w:rsid w:val="00B30C5C"/>
    <w:rsid w:val="00B86F05"/>
    <w:rsid w:val="00BE5A94"/>
    <w:rsid w:val="00C068AD"/>
    <w:rsid w:val="00C300F8"/>
    <w:rsid w:val="00C71572"/>
    <w:rsid w:val="00C87C17"/>
    <w:rsid w:val="00CB71AE"/>
    <w:rsid w:val="00CD61F0"/>
    <w:rsid w:val="00D82B81"/>
    <w:rsid w:val="00D90A25"/>
    <w:rsid w:val="00DD1707"/>
    <w:rsid w:val="00DE4D80"/>
    <w:rsid w:val="00DF37A7"/>
    <w:rsid w:val="00DF6E12"/>
    <w:rsid w:val="00E632D4"/>
    <w:rsid w:val="00EA749B"/>
    <w:rsid w:val="00FF315B"/>
    <w:rsid w:val="00FF7F04"/>
    <w:rsid w:val="00FF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FA587"/>
  <w15:chartTrackingRefBased/>
  <w15:docId w15:val="{9A8A5F56-516B-45EC-B491-A27F398E6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1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1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1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1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1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1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1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1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1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1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1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1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157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157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15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15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15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15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1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1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1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1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1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15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15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157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1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157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157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715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549E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549E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549E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549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549E3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49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49E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CD61F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CD61F0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6E659A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9925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942</TotalTime>
  <Pages>4</Pages>
  <Words>310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Bermudez</dc:creator>
  <cp:keywords/>
  <dc:description/>
  <cp:lastModifiedBy>Christian Gallego</cp:lastModifiedBy>
  <cp:revision>28</cp:revision>
  <dcterms:created xsi:type="dcterms:W3CDTF">2026-07-24T22:22:00Z</dcterms:created>
  <dcterms:modified xsi:type="dcterms:W3CDTF">2026-10-04T19:56:00Z</dcterms:modified>
</cp:coreProperties>
</file>